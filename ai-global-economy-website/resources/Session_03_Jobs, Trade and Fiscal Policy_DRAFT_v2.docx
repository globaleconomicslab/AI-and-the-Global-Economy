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0E0" w:rsidP="083D8734" w:rsidRDefault="7AB2E4ED" w14:paraId="358C7EA8" w14:textId="5E834205">
      <w:pPr>
        <w:spacing w:after="0" w:line="240" w:lineRule="auto"/>
        <w:rPr>
          <w:b w:val="1"/>
          <w:bCs w:val="1"/>
          <w:color w:val="002060"/>
        </w:rPr>
      </w:pPr>
      <w:r w:rsidRPr="0684CAF0" w:rsidR="7AB2E4ED">
        <w:rPr>
          <w:b w:val="1"/>
          <w:bCs w:val="1"/>
          <w:color w:val="002060"/>
        </w:rPr>
        <w:t xml:space="preserve">Session 3: Jobs, Trade and Fiscal Policy </w:t>
      </w:r>
    </w:p>
    <w:p w:rsidR="0684CAF0" w:rsidP="0684CAF0" w:rsidRDefault="0684CAF0" w14:paraId="6C29FBA9" w14:textId="1AF3B0FB">
      <w:pPr>
        <w:spacing w:after="0" w:line="240" w:lineRule="auto"/>
        <w:rPr>
          <w:b w:val="1"/>
          <w:bCs w:val="1"/>
          <w:color w:val="002060"/>
        </w:rPr>
      </w:pPr>
    </w:p>
    <w:p w:rsidR="000A50E0" w:rsidP="083D8734" w:rsidRDefault="7AB2E4ED" w14:paraId="0D69E390" w14:textId="12752A2F">
      <w:pPr>
        <w:spacing w:after="0" w:line="240" w:lineRule="auto"/>
        <w:rPr>
          <w:color w:val="002060"/>
        </w:rPr>
      </w:pPr>
      <w:r w:rsidRPr="0684CAF0" w:rsidR="7AB2E4ED">
        <w:rPr>
          <w:b w:val="1"/>
          <w:bCs w:val="1"/>
          <w:color w:val="002060"/>
        </w:rPr>
        <w:t>Background</w:t>
      </w:r>
      <w:r w:rsidRPr="0684CAF0" w:rsidR="7AB2E4ED">
        <w:rPr>
          <w:b w:val="1"/>
          <w:bCs w:val="1"/>
          <w:color w:val="002060"/>
        </w:rPr>
        <w:t>:</w:t>
      </w:r>
      <w:r w:rsidRPr="0684CAF0" w:rsidR="7AB2E4ED">
        <w:rPr>
          <w:color w:val="002060"/>
        </w:rPr>
        <w:t xml:space="preserve"> The field of economics is divided on whether AI will deliver broad-based labor market gains or concentrate economic power among capital owners. This debate unfolds against the backdrop of a long-term decline in labor’s share of income</w:t>
      </w:r>
      <w:r w:rsidRPr="0684CAF0" w:rsidR="7AB2E4ED">
        <w:rPr>
          <w:color w:val="002060"/>
        </w:rPr>
        <w:t xml:space="preserve">. Some general-purpose technologies, such as electricity, have generated widely distributed benefits across the economy. Historical examples of skill-biased technological change, including manufacturing automation, have displaced some workers while increasing returns to </w:t>
      </w:r>
      <w:r w:rsidRPr="0684CAF0" w:rsidR="7AB2E4ED">
        <w:rPr>
          <w:color w:val="002060"/>
        </w:rPr>
        <w:t>particular skills</w:t>
      </w:r>
      <w:r w:rsidRPr="0684CAF0" w:rsidR="7AB2E4ED">
        <w:rPr>
          <w:color w:val="002060"/>
        </w:rPr>
        <w:t xml:space="preserve"> and occupations. Globally, AI</w:t>
      </w:r>
      <w:r w:rsidRPr="0684CAF0" w:rsidR="7AB2E4ED">
        <w:rPr>
          <w:color w:val="002060"/>
        </w:rPr>
        <w:t xml:space="preserve"> will reshape comparative </w:t>
      </w:r>
      <w:r w:rsidRPr="0684CAF0" w:rsidR="7AB2E4ED">
        <w:rPr>
          <w:color w:val="002060"/>
        </w:rPr>
        <w:t>advantage</w:t>
      </w:r>
      <w:r w:rsidRPr="0684CAF0" w:rsidR="7AB2E4ED">
        <w:rPr>
          <w:color w:val="002060"/>
        </w:rPr>
        <w:t xml:space="preserve"> and patterns of international trade, which may intensify domestic patterns of inequality and labor market transformation. Governments will need to decide whether and when policy intervention is necessary to distribute profits more broadly</w:t>
      </w:r>
      <w:r w:rsidRPr="0684CAF0" w:rsidR="7AB2E4ED">
        <w:rPr>
          <w:color w:val="002060"/>
        </w:rPr>
        <w:t xml:space="preserve">.  </w:t>
      </w:r>
      <w:r w:rsidRPr="0684CAF0" w:rsidR="7AB2E4ED">
        <w:rPr>
          <w:color w:val="002060"/>
        </w:rPr>
        <w:t xml:space="preserve"> </w:t>
      </w:r>
    </w:p>
    <w:p w:rsidR="000A50E0" w:rsidP="083D8734" w:rsidRDefault="000A50E0" w14:paraId="01F1FBFD" w14:textId="0A01D307">
      <w:pPr>
        <w:spacing w:line="240" w:lineRule="auto"/>
        <w:rPr>
          <w:color w:val="002060"/>
        </w:rPr>
      </w:pPr>
    </w:p>
    <w:p w:rsidR="000A50E0" w:rsidP="083D8734" w:rsidRDefault="7AB2E4ED" w14:paraId="086A65EB" w14:textId="4F4F7754">
      <w:pPr>
        <w:spacing w:after="0" w:line="240" w:lineRule="auto"/>
        <w:rPr>
          <w:b w:val="1"/>
          <w:bCs w:val="1"/>
          <w:color w:val="002060"/>
        </w:rPr>
      </w:pPr>
      <w:r w:rsidRPr="0684CAF0" w:rsidR="7AB2E4ED">
        <w:rPr>
          <w:b w:val="1"/>
          <w:bCs w:val="1"/>
          <w:color w:val="002060"/>
        </w:rPr>
        <w:t>Lead Speakers:</w:t>
      </w:r>
    </w:p>
    <w:p w:rsidR="000A50E0" w:rsidP="083D8734" w:rsidRDefault="7AB2E4ED" w14:paraId="4AFD1B4B" w14:textId="3A68E63F">
      <w:pPr>
        <w:pStyle w:val="ListParagraph"/>
        <w:numPr>
          <w:ilvl w:val="0"/>
          <w:numId w:val="5"/>
        </w:numPr>
        <w:spacing w:after="0" w:line="240" w:lineRule="auto"/>
        <w:rPr>
          <w:color w:val="002060"/>
        </w:rPr>
      </w:pPr>
      <w:r w:rsidRPr="0684CAF0" w:rsidR="7AB2E4ED">
        <w:rPr>
          <w:color w:val="002060"/>
        </w:rPr>
        <w:t xml:space="preserve">Pol Antràs, Robert G. Ory Professor of Economics, Harvard University </w:t>
      </w:r>
    </w:p>
    <w:p w:rsidR="000A50E0" w:rsidP="083D8734" w:rsidRDefault="7AB2E4ED" w14:paraId="2EA8A108" w14:textId="77C04E9A">
      <w:pPr>
        <w:pStyle w:val="ListParagraph"/>
        <w:numPr>
          <w:ilvl w:val="0"/>
          <w:numId w:val="4"/>
        </w:numPr>
        <w:spacing w:after="0" w:line="240" w:lineRule="auto"/>
        <w:rPr>
          <w:color w:val="002060"/>
        </w:rPr>
      </w:pPr>
      <w:r w:rsidRPr="0684CAF0" w:rsidR="7AB2E4ED">
        <w:rPr>
          <w:color w:val="002060"/>
        </w:rPr>
        <w:t xml:space="preserve">Şebnem Kalemli-Özcan, William R. Rhodes Professor of International Economics and Schreiber Family Professor of Economics, Brown University </w:t>
      </w:r>
    </w:p>
    <w:p w:rsidR="000A50E0" w:rsidP="083D8734" w:rsidRDefault="7AB2E4ED" w14:paraId="01AE247C" w14:textId="42203A01">
      <w:pPr>
        <w:pStyle w:val="ListParagraph"/>
        <w:numPr>
          <w:ilvl w:val="0"/>
          <w:numId w:val="11"/>
        </w:numPr>
        <w:spacing w:after="0" w:line="240" w:lineRule="auto"/>
        <w:rPr>
          <w:color w:val="002060"/>
        </w:rPr>
      </w:pPr>
      <w:r w:rsidRPr="0684CAF0" w:rsidR="7AB2E4ED">
        <w:rPr>
          <w:color w:val="002060"/>
        </w:rPr>
        <w:t>Ronnie Chatterji, Chief Economist, OpenAI; Distinguished Professor, Duke University</w:t>
      </w:r>
    </w:p>
    <w:p w:rsidR="000A50E0" w:rsidP="083D8734" w:rsidRDefault="000A50E0" w14:paraId="0584AE11" w14:textId="43EA9C74">
      <w:pPr>
        <w:spacing w:line="240" w:lineRule="auto"/>
        <w:rPr>
          <w:color w:val="002060"/>
        </w:rPr>
      </w:pPr>
    </w:p>
    <w:p w:rsidR="000A50E0" w:rsidP="083D8734" w:rsidRDefault="7AB2E4ED" w14:paraId="3C450A4A" w14:textId="71F45B4F">
      <w:pPr>
        <w:spacing w:after="0" w:line="240" w:lineRule="auto"/>
        <w:rPr>
          <w:color w:val="002060"/>
        </w:rPr>
      </w:pPr>
      <w:r w:rsidRPr="083D8734" w:rsidR="7AB2E4ED">
        <w:rPr>
          <w:b w:val="1"/>
          <w:bCs w:val="1"/>
          <w:color w:val="002060"/>
        </w:rPr>
        <w:t xml:space="preserve">Focus: </w:t>
      </w:r>
      <w:r w:rsidRPr="083D8734" w:rsidR="7AB2E4ED">
        <w:rPr>
          <w:color w:val="002060"/>
        </w:rPr>
        <w:t>The conversation will center around the following questions</w:t>
      </w:r>
      <w:r w:rsidRPr="0684CAF0">
        <w:rPr>
          <w:rStyle w:val="FootnoteReference"/>
          <w:rFonts w:ascii="Times New Roman" w:hAnsi="Times New Roman" w:eastAsia="Times New Roman" w:cs="Times New Roman"/>
          <w:color w:val="002060"/>
        </w:rPr>
        <w:footnoteReference w:id="6064"/>
      </w:r>
      <w:r w:rsidRPr="083D8734" w:rsidR="7AB2E4ED">
        <w:rPr>
          <w:color w:val="002060"/>
        </w:rPr>
        <w:t>:</w:t>
      </w:r>
    </w:p>
    <w:p w:rsidR="000A50E0" w:rsidP="083D8734" w:rsidRDefault="0D8211FB" w14:paraId="38FCC2B3" w14:textId="0E6E8939">
      <w:pPr>
        <w:spacing w:after="0" w:line="240" w:lineRule="auto"/>
        <w:rPr>
          <w:color w:val="002060"/>
        </w:rPr>
      </w:pPr>
      <w:r w:rsidRPr="0684CAF0" w:rsidR="0D8211FB">
        <w:rPr>
          <w:color w:val="002060"/>
        </w:rPr>
        <w:t>(1)</w:t>
      </w:r>
      <w:r w:rsidRPr="0684CAF0" w:rsidR="1D90F08F">
        <w:rPr>
          <w:color w:val="002060"/>
        </w:rPr>
        <w:t xml:space="preserve"> What are the greatest risks AI poses to labor markets, and how can governments </w:t>
      </w:r>
      <w:r w:rsidRPr="0684CAF0" w:rsidR="1D90F08F">
        <w:rPr>
          <w:color w:val="002060"/>
        </w:rPr>
        <w:t>facilitate</w:t>
      </w:r>
      <w:r w:rsidRPr="0684CAF0" w:rsidR="1D90F08F">
        <w:rPr>
          <w:color w:val="002060"/>
        </w:rPr>
        <w:t xml:space="preserve"> the transition?</w:t>
      </w:r>
    </w:p>
    <w:p w:rsidR="000A50E0" w:rsidP="0684CAF0" w:rsidRDefault="7AB2E4ED" w14:paraId="686D23F3" w14:textId="185DE6B4">
      <w:pPr>
        <w:pStyle w:val="Normal"/>
        <w:numPr>
          <w:ilvl w:val="0"/>
          <w:numId w:val="2"/>
        </w:numPr>
        <w:spacing w:after="0" w:line="240" w:lineRule="auto"/>
        <w:rPr>
          <w:color w:val="002060"/>
        </w:rPr>
      </w:pPr>
      <w:r w:rsidRPr="0684CAF0" w:rsidR="7AB2E4ED">
        <w:rPr>
          <w:color w:val="002060"/>
        </w:rPr>
        <w:t>How will AI</w:t>
      </w:r>
      <w:r w:rsidRPr="0684CAF0" w:rsidR="7AB2E4ED">
        <w:rPr>
          <w:color w:val="002060"/>
        </w:rPr>
        <w:t xml:space="preserve"> reshape </w:t>
      </w:r>
      <w:r w:rsidRPr="0684CAF0" w:rsidR="7AB2E4ED">
        <w:rPr>
          <w:color w:val="002060"/>
        </w:rPr>
        <w:t>international trade</w:t>
      </w:r>
      <w:r w:rsidRPr="0684CAF0" w:rsidR="00BC5D47">
        <w:rPr>
          <w:color w:val="002060"/>
        </w:rPr>
        <w:t xml:space="preserve"> patterns</w:t>
      </w:r>
      <w:r w:rsidRPr="0684CAF0" w:rsidR="7AB2E4ED">
        <w:rPr>
          <w:color w:val="002060"/>
        </w:rPr>
        <w:t>?</w:t>
      </w:r>
    </w:p>
    <w:p w:rsidR="000A50E0" w:rsidP="083D8734" w:rsidRDefault="7AB2E4ED" w14:paraId="54424133" w14:textId="6EF32DE3">
      <w:pPr>
        <w:pStyle w:val="ListParagraph"/>
        <w:numPr>
          <w:ilvl w:val="0"/>
          <w:numId w:val="8"/>
        </w:numPr>
        <w:spacing w:after="0" w:line="240" w:lineRule="auto"/>
        <w:rPr>
          <w:color w:val="002060"/>
        </w:rPr>
      </w:pPr>
      <w:r w:rsidRPr="0684CAF0" w:rsidR="7AB2E4ED">
        <w:rPr>
          <w:color w:val="002060"/>
        </w:rPr>
        <w:t>Will AI</w:t>
      </w:r>
      <w:r w:rsidRPr="0684CAF0" w:rsidR="7AB2E4ED">
        <w:rPr>
          <w:color w:val="002060"/>
        </w:rPr>
        <w:t xml:space="preserve"> broad</w:t>
      </w:r>
      <w:r w:rsidRPr="0684CAF0" w:rsidR="7AB2E4ED">
        <w:rPr>
          <w:color w:val="002060"/>
        </w:rPr>
        <w:t>en participation in global trade or concentrate activity in countries and firms already advantaged in capital, data, compute, and talent?</w:t>
      </w:r>
    </w:p>
    <w:p w:rsidR="000A50E0" w:rsidP="083D8734" w:rsidRDefault="0D8211FB" w14:paraId="43E8C4B9" w14:textId="299D817E">
      <w:pPr>
        <w:spacing w:after="0" w:line="240" w:lineRule="auto"/>
        <w:rPr>
          <w:color w:val="002060"/>
        </w:rPr>
      </w:pPr>
      <w:r w:rsidRPr="0684CAF0" w:rsidR="0D8211FB">
        <w:rPr>
          <w:color w:val="002060"/>
        </w:rPr>
        <w:t>(</w:t>
      </w:r>
      <w:r w:rsidRPr="0684CAF0" w:rsidR="5295A5A8">
        <w:rPr>
          <w:color w:val="002060"/>
        </w:rPr>
        <w:t>2</w:t>
      </w:r>
      <w:r w:rsidRPr="0684CAF0" w:rsidR="0D8211FB">
        <w:rPr>
          <w:color w:val="002060"/>
        </w:rPr>
        <w:t>) What role should fiscal policy play in capturing and distributing the benefits of AI?</w:t>
      </w:r>
    </w:p>
    <w:p w:rsidR="000A50E0" w:rsidP="083D8734" w:rsidRDefault="7AB2E4ED" w14:paraId="0ED297F2" w14:textId="11FD73D1">
      <w:pPr>
        <w:pStyle w:val="ListParagraph"/>
        <w:numPr>
          <w:ilvl w:val="0"/>
          <w:numId w:val="10"/>
        </w:numPr>
        <w:spacing w:after="0" w:line="240" w:lineRule="auto"/>
        <w:rPr>
          <w:color w:val="002060"/>
        </w:rPr>
      </w:pPr>
      <w:r w:rsidRPr="0684CAF0" w:rsidR="7AB2E4ED">
        <w:rPr>
          <w:color w:val="002060"/>
        </w:rPr>
        <w:t>Should governments intervene at the outset (competition pol</w:t>
      </w:r>
      <w:r w:rsidRPr="0684CAF0" w:rsidR="7AB2E4ED">
        <w:rPr>
          <w:color w:val="002060"/>
        </w:rPr>
        <w:t>icy, work</w:t>
      </w:r>
      <w:r w:rsidRPr="0684CAF0" w:rsidR="7AB2E4ED">
        <w:rPr>
          <w:color w:val="002060"/>
        </w:rPr>
        <w:t xml:space="preserve">er protection, education and training) or redistribute earnings afterwards </w:t>
      </w:r>
      <w:r w:rsidRPr="0684CAF0" w:rsidR="7AB2E4ED">
        <w:rPr>
          <w:color w:val="002060"/>
        </w:rPr>
        <w:t>(taxation</w:t>
      </w:r>
      <w:r w:rsidRPr="0684CAF0" w:rsidR="7AB2E4ED">
        <w:rPr>
          <w:color w:val="002060"/>
        </w:rPr>
        <w:t>, enhancements to the social safety net)?</w:t>
      </w:r>
    </w:p>
    <w:p w:rsidR="000A50E0" w:rsidP="083D8734" w:rsidRDefault="7AB2E4ED" w14:paraId="4FB3F614" w14:textId="1EAE956E">
      <w:pPr>
        <w:pStyle w:val="ListParagraph"/>
        <w:numPr>
          <w:ilvl w:val="0"/>
          <w:numId w:val="10"/>
        </w:numPr>
        <w:spacing w:after="0" w:line="240" w:lineRule="auto"/>
        <w:rPr>
          <w:color w:val="002060"/>
        </w:rPr>
      </w:pPr>
      <w:r w:rsidRPr="0684CAF0" w:rsidR="7AB2E4ED">
        <w:rPr>
          <w:color w:val="002060"/>
        </w:rPr>
        <w:t>Discuss the efficiency and feasibility of alternative AI tax regimes, ranging from per-token charges and compute taxes to levies on energy, hardware, and corporate revenues.</w:t>
      </w:r>
    </w:p>
    <w:p w:rsidR="000A50E0" w:rsidP="083D8734" w:rsidRDefault="000A50E0" w14:paraId="21321136" w14:textId="4D5CA6B4">
      <w:pPr>
        <w:spacing w:line="240" w:lineRule="auto"/>
        <w:rPr>
          <w:color w:val="002060"/>
        </w:rPr>
      </w:pPr>
    </w:p>
    <w:p w:rsidR="000A50E0" w:rsidP="083D8734" w:rsidRDefault="0D8211FB" w14:paraId="5F0D206D" w14:textId="4C894BF4">
      <w:pPr>
        <w:spacing w:after="0" w:line="240" w:lineRule="auto"/>
        <w:rPr>
          <w:color w:val="002060"/>
        </w:rPr>
      </w:pPr>
      <w:r w:rsidRPr="0684CAF0" w:rsidR="0D8211FB">
        <w:rPr>
          <w:b w:val="1"/>
          <w:bCs w:val="1"/>
          <w:color w:val="002060"/>
        </w:rPr>
        <w:t xml:space="preserve">Outcomes: </w:t>
      </w:r>
      <w:r w:rsidRPr="0684CAF0" w:rsidR="0D8211FB">
        <w:rPr>
          <w:color w:val="002060"/>
        </w:rPr>
        <w:t xml:space="preserve">(1) An accounting of points of consensus and uncertainty in </w:t>
      </w:r>
      <w:r w:rsidRPr="0684CAF0" w:rsidR="5B981EEF">
        <w:rPr>
          <w:color w:val="002060"/>
        </w:rPr>
        <w:t>economic</w:t>
      </w:r>
      <w:r w:rsidRPr="0684CAF0" w:rsidR="0D8211FB">
        <w:rPr>
          <w:color w:val="002060"/>
        </w:rPr>
        <w:t xml:space="preserve"> lite</w:t>
      </w:r>
      <w:r w:rsidRPr="0684CAF0" w:rsidR="0D8211FB">
        <w:rPr>
          <w:color w:val="002060"/>
        </w:rPr>
        <w:t>rature. (</w:t>
      </w:r>
      <w:r w:rsidRPr="0684CAF0" w:rsidR="0D8211FB">
        <w:rPr>
          <w:color w:val="002060"/>
        </w:rPr>
        <w:t>2) An assessment of how AI could alter</w:t>
      </w:r>
      <w:r w:rsidRPr="0684CAF0" w:rsidR="0D8211FB">
        <w:rPr>
          <w:color w:val="002060"/>
        </w:rPr>
        <w:t xml:space="preserve"> compar</w:t>
      </w:r>
      <w:r w:rsidRPr="0684CAF0" w:rsidR="0D8211FB">
        <w:rPr>
          <w:color w:val="002060"/>
        </w:rPr>
        <w:t xml:space="preserve">ative advantage and the geography of production. (3) A framework for evaluating the </w:t>
      </w:r>
      <w:r w:rsidRPr="0684CAF0" w:rsidR="0D8211FB">
        <w:rPr>
          <w:color w:val="002060"/>
        </w:rPr>
        <w:t>appropriate mix</w:t>
      </w:r>
      <w:r w:rsidRPr="0684CAF0" w:rsidR="0D8211FB">
        <w:rPr>
          <w:color w:val="002060"/>
        </w:rPr>
        <w:t xml:space="preserve"> and sequencing of policies to address AI-related distributional effects, including the trade-offs between ex ante interventions and ex post </w:t>
      </w:r>
      <w:r w:rsidRPr="0684CAF0" w:rsidR="1125FD8D">
        <w:rPr>
          <w:color w:val="002060"/>
        </w:rPr>
        <w:t xml:space="preserve">redistribution </w:t>
      </w:r>
      <w:r w:rsidRPr="0684CAF0" w:rsidR="0D8211FB">
        <w:rPr>
          <w:color w:val="002060"/>
        </w:rPr>
        <w:t xml:space="preserve">measures. </w:t>
      </w:r>
    </w:p>
    <w:p w:rsidR="000A50E0" w:rsidP="083D8734" w:rsidRDefault="000A50E0" w14:paraId="1EE0A194" w14:textId="7C0CFF41">
      <w:pPr>
        <w:spacing w:line="240" w:lineRule="auto"/>
        <w:rPr>
          <w:color w:val="002060"/>
        </w:rPr>
      </w:pPr>
    </w:p>
    <w:p w:rsidR="000A50E0" w:rsidP="083D8734" w:rsidRDefault="000A50E0" w14:paraId="38B3CF9C" w14:textId="31271B1B">
      <w:pPr>
        <w:spacing w:line="240" w:lineRule="auto"/>
        <w:rPr>
          <w:color w:val="002060"/>
        </w:rPr>
      </w:pPr>
    </w:p>
    <w:p w:rsidR="579A1022" w:rsidP="083D8734" w:rsidRDefault="579A1022" w14:paraId="11032112" w14:textId="47BFE148">
      <w:pPr>
        <w:spacing w:line="240" w:lineRule="auto"/>
        <w:rPr>
          <w:color w:val="002060"/>
        </w:rPr>
      </w:pPr>
    </w:p>
    <w:p w:rsidR="083D8734" w:rsidP="083D8734" w:rsidRDefault="083D8734" w14:paraId="2E384C5E" w14:textId="0655B8E9">
      <w:pPr>
        <w:spacing w:line="240" w:lineRule="auto"/>
        <w:rPr>
          <w:b/>
          <w:bCs/>
          <w:color w:val="002060"/>
        </w:rPr>
      </w:pPr>
    </w:p>
    <w:p w:rsidR="000A50E0" w:rsidP="083D8734" w:rsidRDefault="7AB2E4ED" w14:paraId="0F64E2E1" w14:textId="260521B1">
      <w:pPr>
        <w:spacing w:line="240" w:lineRule="auto"/>
        <w:rPr>
          <w:b/>
          <w:bCs/>
          <w:color w:val="002060"/>
        </w:rPr>
      </w:pPr>
      <w:r w:rsidRPr="083D8734">
        <w:rPr>
          <w:b/>
          <w:bCs/>
          <w:color w:val="002060"/>
        </w:rPr>
        <w:t>Relevant literature from lead speakers:</w:t>
      </w:r>
    </w:p>
    <w:p w:rsidR="7AB2E4ED" w:rsidP="0684CAF0" w:rsidRDefault="7AB2E4ED" w14:paraId="29D86F94" w14:textId="58748162">
      <w:pPr>
        <w:spacing w:before="240" w:after="240" w:line="240" w:lineRule="auto"/>
      </w:pPr>
      <w:r w:rsidRPr="0684CAF0" w:rsidR="7AB2E4ED">
        <w:rPr>
          <w:color w:val="002060"/>
        </w:rPr>
        <w:t xml:space="preserve">1. </w:t>
      </w:r>
      <w:r w:rsidRPr="0684CAF0" w:rsidR="067839CC">
        <w:rPr>
          <w:color w:val="002060"/>
          <w:u w:val="none"/>
        </w:rPr>
        <w:t xml:space="preserve">Chatterji, Aaron, Tom Cunningham, David J. Deming, Zachary Hitzig, Chenoa Ong, C. Y. Shan, and Kevin Wadman. “How People Use ChatGPT.” NBER Working Paper </w:t>
      </w:r>
      <w:r w:rsidRPr="0684CAF0" w:rsidR="067839CC">
        <w:rPr>
          <w:color w:val="002060"/>
          <w:u w:val="none"/>
        </w:rPr>
        <w:t>no</w:t>
      </w:r>
      <w:r w:rsidRPr="0684CAF0" w:rsidR="067839CC">
        <w:rPr>
          <w:color w:val="002060"/>
          <w:u w:val="none"/>
        </w:rPr>
        <w:t>. 34255. September 2025.</w:t>
      </w:r>
      <w:r w:rsidRPr="0684CAF0" w:rsidR="69926448">
        <w:rPr>
          <w:color w:val="002060"/>
          <w:u w:val="none"/>
        </w:rPr>
        <w:t xml:space="preserve"> https://ssrn.com/abstract=5487080</w:t>
      </w:r>
    </w:p>
    <w:p w:rsidR="7AB2E4ED" w:rsidP="0684CAF0" w:rsidRDefault="7AB2E4ED" w14:paraId="2D24C56D" w14:textId="57A3FBB5">
      <w:pPr>
        <w:spacing w:after="0" w:line="240" w:lineRule="auto"/>
      </w:pPr>
      <w:r w:rsidRPr="0684CAF0" w:rsidR="7AB2E4ED">
        <w:rPr>
          <w:color w:val="002060"/>
        </w:rPr>
        <w:t xml:space="preserve">2. </w:t>
      </w:r>
      <w:r w:rsidRPr="0684CAF0" w:rsidR="48D84C03">
        <w:rPr>
          <w:color w:val="002060"/>
        </w:rPr>
        <w:t>Chatterji, Aaron, Daniel Rock, Eduard Talamàs, and Toby Stuart. “Transformative AI and Firms.” In The Economics of Transformative AI, 173–194. Chicago: University of Chicago Press, 2026.</w:t>
      </w:r>
      <w:r w:rsidRPr="0684CAF0" w:rsidR="7AA091EF">
        <w:rPr>
          <w:color w:val="002060"/>
        </w:rPr>
        <w:t xml:space="preserve"> https://www.nber.org/books-and-chapters/economics-transformative-ai/transformative-ai-and-firms.</w:t>
      </w:r>
    </w:p>
    <w:p w:rsidR="0684CAF0" w:rsidP="0684CAF0" w:rsidRDefault="0684CAF0" w14:paraId="2C5050E7" w14:textId="548AEB81">
      <w:pPr>
        <w:spacing w:after="0" w:line="240" w:lineRule="auto"/>
        <w:rPr>
          <w:color w:val="002060"/>
        </w:rPr>
      </w:pPr>
    </w:p>
    <w:p w:rsidR="000A50E0" w:rsidP="083D8734" w:rsidRDefault="7AB2E4ED" w14:paraId="59BF847D" w14:textId="55EE6B06">
      <w:pPr>
        <w:spacing w:after="0" w:line="240" w:lineRule="auto"/>
        <w:rPr>
          <w:color w:val="002060"/>
        </w:rPr>
      </w:pPr>
      <w:r w:rsidRPr="083D8734">
        <w:rPr>
          <w:color w:val="002060"/>
        </w:rPr>
        <w:t xml:space="preserve">3. Pol Antràs, </w:t>
      </w:r>
      <w:r w:rsidRPr="083D8734">
        <w:rPr>
          <w:i/>
          <w:iCs/>
          <w:color w:val="002060"/>
        </w:rPr>
        <w:t>FBBVA Lecture 2024:</w:t>
      </w:r>
      <w:r w:rsidRPr="083D8734">
        <w:rPr>
          <w:color w:val="002060"/>
        </w:rPr>
        <w:t xml:space="preserve"> The Uncharted Waters of International Trade, </w:t>
      </w:r>
      <w:r w:rsidRPr="083D8734">
        <w:rPr>
          <w:i/>
          <w:iCs/>
          <w:color w:val="002060"/>
        </w:rPr>
        <w:t>Journal of the European Economic Association</w:t>
      </w:r>
      <w:r w:rsidRPr="083D8734">
        <w:rPr>
          <w:color w:val="002060"/>
        </w:rPr>
        <w:t>, Volume 23, Issue 1, February 2025, Pages 1–51,</w:t>
      </w:r>
      <w:hyperlink r:id="rId15">
        <w:r w:rsidRPr="083D8734">
          <w:rPr>
            <w:rStyle w:val="Hyperlink"/>
            <w:color w:val="002060"/>
            <w:u w:val="none"/>
          </w:rPr>
          <w:t xml:space="preserve"> https://doi.org/10.1093/jeea/jvae060</w:t>
        </w:r>
      </w:hyperlink>
    </w:p>
    <w:p w:rsidR="000A50E0" w:rsidP="083D8734" w:rsidRDefault="000A50E0" w14:paraId="43DFFBE6" w14:textId="3EA82203">
      <w:pPr>
        <w:spacing w:line="240" w:lineRule="auto"/>
        <w:rPr>
          <w:color w:val="002060"/>
        </w:rPr>
      </w:pPr>
    </w:p>
    <w:p w:rsidR="000A50E0" w:rsidP="083D8734" w:rsidRDefault="7AB2E4ED" w14:paraId="1E7672B9" w14:textId="11EF5B78">
      <w:pPr>
        <w:spacing w:line="240" w:lineRule="auto"/>
        <w:rPr>
          <w:b w:val="1"/>
          <w:bCs w:val="1"/>
          <w:color w:val="002060"/>
        </w:rPr>
      </w:pPr>
      <w:r w:rsidRPr="0684CAF0" w:rsidR="7AB2E4ED">
        <w:rPr>
          <w:b w:val="1"/>
          <w:bCs w:val="1"/>
          <w:color w:val="002060"/>
        </w:rPr>
        <w:t>General literature:</w:t>
      </w:r>
    </w:p>
    <w:p w:rsidR="53D951FB" w:rsidP="0684CAF0" w:rsidRDefault="53D951FB" w14:paraId="79D02F3F" w14:textId="48D8B66B">
      <w:pPr>
        <w:pStyle w:val="ListParagraph"/>
        <w:numPr>
          <w:ilvl w:val="0"/>
          <w:numId w:val="1"/>
        </w:numPr>
        <w:spacing w:after="0" w:line="240" w:lineRule="auto"/>
        <w:rPr>
          <w:color w:val="002060"/>
          <w:rPrChange w:author="" w16du:dateUtc="2026-09-29T14:07:00Z" w:id="2081848756"/>
        </w:rPr>
      </w:pPr>
      <w:r w:rsidRPr="0684CAF0" w:rsidR="53D951FB">
        <w:rPr>
          <w:color w:val="002060"/>
        </w:rPr>
        <w:t xml:space="preserve">Baslandze, Salomé, Zachary Edwards, John Graham, Ty McClure, Brent H. Meyer, Michael Sparks, Sonya R. Waddell, and Daniel Weitz. "Artificial Intelligence, Productivity, and the Workforce: Evidence from Corporate Executives." NBER Working Paper 34984. National Bureau of Economic Research, 2026. </w:t>
      </w:r>
      <w:hyperlink r:id="R753901997b8b490a">
        <w:r w:rsidRPr="0684CAF0" w:rsidR="53D951FB">
          <w:rPr>
            <w:color w:val="002060"/>
          </w:rPr>
          <w:t>https://doi.org/10.3386/w34984</w:t>
        </w:r>
      </w:hyperlink>
      <w:r w:rsidRPr="0684CAF0" w:rsidR="53D951FB">
        <w:rPr>
          <w:color w:val="002060"/>
        </w:rPr>
        <w:t>.</w:t>
      </w:r>
    </w:p>
    <w:p w:rsidR="0684CAF0" w:rsidP="0684CAF0" w:rsidRDefault="0684CAF0" w14:paraId="01E43DF8" w14:textId="06CECBD1">
      <w:pPr>
        <w:pStyle w:val="ListParagraph"/>
        <w:spacing w:after="0" w:line="240" w:lineRule="auto"/>
        <w:ind w:left="720"/>
        <w:rPr>
          <w:color w:val="002060"/>
          <w:rPrChange w:author="" w16du:dateUtc="2026-09-29T14:07:00Z" w:id="757426585"/>
        </w:rPr>
      </w:pPr>
    </w:p>
    <w:p w:rsidR="025628AE" w:rsidP="0684CAF0" w:rsidRDefault="025628AE" w14:paraId="655B586E" w14:textId="43FF9A41">
      <w:pPr>
        <w:pStyle w:val="ListParagraph"/>
        <w:numPr>
          <w:ilvl w:val="0"/>
          <w:numId w:val="1"/>
        </w:numPr>
        <w:spacing w:after="0" w:line="240" w:lineRule="auto"/>
        <w:rPr>
          <w:rPrChange w:author="" w16du:dateUtc="2026-09-29T14:07:00Z" w:id="757279093"/>
        </w:rPr>
      </w:pPr>
      <w:r w:rsidRPr="0684CAF0" w:rsidR="025628AE">
        <w:rPr>
          <w:color w:val="002060"/>
        </w:rPr>
        <w:t>Bick, Alexander, Adam Blandin, David J. Deming, and Tyler R. Schumacher. "What Work Does Generative AI Do?" NBER Working Paper 35677. National Bureau of Economic Research, August 2026. https://www.nber.org/papers/w35677.</w:t>
      </w:r>
    </w:p>
    <w:p w:rsidR="0684CAF0" w:rsidP="0684CAF0" w:rsidRDefault="0684CAF0" w14:paraId="42BC0378" w14:textId="3DD2D070">
      <w:pPr>
        <w:pStyle w:val="ListParagraph"/>
        <w:spacing w:after="0" w:line="240" w:lineRule="auto"/>
        <w:ind w:left="720"/>
        <w:rPr>
          <w:color w:val="002060"/>
          <w:rPrChange w:author="" w16du:dateUtc="2026-09-29T14:07:00Z" w:id="1770415188"/>
        </w:rPr>
      </w:pPr>
    </w:p>
    <w:p w:rsidR="53D951FB" w:rsidP="0684CAF0" w:rsidRDefault="53D951FB" w14:paraId="0475D07A" w14:textId="18D80386">
      <w:pPr>
        <w:pStyle w:val="ListParagraph"/>
        <w:numPr>
          <w:ilvl w:val="0"/>
          <w:numId w:val="1"/>
        </w:numPr>
        <w:spacing w:before="240" w:beforeAutospacing="off" w:after="240" w:afterAutospacing="off" w:line="240" w:lineRule="auto"/>
        <w:rPr>
          <w:noProof w:val="0"/>
          <w:color w:val="002060"/>
          <w:lang w:val="en-US"/>
        </w:rPr>
      </w:pPr>
      <w:r w:rsidRPr="0684CAF0" w:rsidR="53D951FB">
        <w:rPr>
          <w:noProof w:val="0"/>
          <w:color w:val="002060"/>
          <w:lang w:val="en-US"/>
        </w:rPr>
        <w:t>Brollo</w:t>
      </w:r>
      <w:r w:rsidRPr="0684CAF0" w:rsidR="53D951FB">
        <w:rPr>
          <w:noProof w:val="0"/>
          <w:color w:val="002060"/>
          <w:lang w:val="en-US"/>
        </w:rPr>
        <w:t xml:space="preserve">, Fernanda, Era </w:t>
      </w:r>
      <w:r w:rsidRPr="0684CAF0" w:rsidR="53D951FB">
        <w:rPr>
          <w:noProof w:val="0"/>
          <w:color w:val="002060"/>
          <w:lang w:val="en-US"/>
        </w:rPr>
        <w:t>Dabla</w:t>
      </w:r>
      <w:r w:rsidRPr="0684CAF0" w:rsidR="53D951FB">
        <w:rPr>
          <w:noProof w:val="0"/>
          <w:color w:val="002060"/>
          <w:lang w:val="en-US"/>
        </w:rPr>
        <w:t xml:space="preserve">-Norris, Ruud de Mooij, Daniel Garcia-Macia, Tibor </w:t>
      </w:r>
      <w:r w:rsidRPr="0684CAF0" w:rsidR="53D951FB">
        <w:rPr>
          <w:noProof w:val="0"/>
          <w:color w:val="002060"/>
          <w:lang w:val="en-US"/>
        </w:rPr>
        <w:t>Hanappi</w:t>
      </w:r>
      <w:r w:rsidRPr="0684CAF0" w:rsidR="53D951FB">
        <w:rPr>
          <w:noProof w:val="0"/>
          <w:color w:val="002060"/>
          <w:lang w:val="en-US"/>
        </w:rPr>
        <w:t xml:space="preserve">, Li Liu, and Anh Dinh Minh Nguyen. "Broadening the Gains from Generative AI: The Role of Fiscal Policies." IMF Staff Discussion Note SDN/2024/002. International Monetary Fund, June 2024. </w:t>
      </w:r>
      <w:hyperlink r:id="R17e097057df3455c">
        <w:r w:rsidRPr="0684CAF0" w:rsidR="53D951FB">
          <w:rPr>
            <w:rStyle w:val="Hyperlink"/>
            <w:noProof w:val="0"/>
            <w:color w:val="002060"/>
            <w:lang w:val="en-US"/>
          </w:rPr>
          <w:t>https://www.imf.org/-/media/files/publications/sdn/2024/english/sdnea2024002.pdf</w:t>
        </w:r>
      </w:hyperlink>
      <w:r w:rsidRPr="0684CAF0" w:rsidR="53D951FB">
        <w:rPr>
          <w:noProof w:val="0"/>
          <w:color w:val="002060"/>
          <w:lang w:val="en-US"/>
        </w:rPr>
        <w:t>.</w:t>
      </w:r>
    </w:p>
    <w:p w:rsidR="0684CAF0" w:rsidP="0684CAF0" w:rsidRDefault="0684CAF0" w14:paraId="21BCD2BB" w14:textId="1AD5C6C0">
      <w:pPr>
        <w:pStyle w:val="ListParagraph"/>
        <w:spacing w:before="240" w:beforeAutospacing="off" w:after="240" w:afterAutospacing="off" w:line="240" w:lineRule="auto"/>
        <w:ind w:left="720"/>
        <w:rPr>
          <w:noProof w:val="0"/>
          <w:color w:val="002060"/>
          <w:lang w:val="en-US"/>
        </w:rPr>
      </w:pPr>
    </w:p>
    <w:p w:rsidR="53D951FB" w:rsidP="0684CAF0" w:rsidRDefault="53D951FB" w14:paraId="6CEF6CDB" w14:textId="0173F8CF">
      <w:pPr>
        <w:pStyle w:val="ListParagraph"/>
        <w:numPr>
          <w:ilvl w:val="0"/>
          <w:numId w:val="1"/>
        </w:numPr>
        <w:spacing w:before="240" w:beforeAutospacing="off" w:after="240" w:afterAutospacing="off" w:line="240" w:lineRule="auto"/>
        <w:rPr>
          <w:noProof w:val="0"/>
          <w:color w:val="002060"/>
          <w:lang w:val="en-US"/>
        </w:rPr>
      </w:pPr>
      <w:r w:rsidRPr="0684CAF0" w:rsidR="53D951FB">
        <w:rPr>
          <w:noProof w:val="0"/>
          <w:color w:val="002060"/>
          <w:lang w:val="en-US"/>
        </w:rPr>
        <w:t xml:space="preserve">Brynjolfsson, Erik, Bharat Chandar, and Ruyu Chen. "Canaries in the Coal Mine? Six Facts about the Recent Employment Effects of Artificial Intelligence." Stanford Digital Economy Lab, August 2026. </w:t>
      </w:r>
      <w:hyperlink r:id="R813179429ac54450">
        <w:r w:rsidRPr="0684CAF0" w:rsidR="53D951FB">
          <w:rPr>
            <w:rStyle w:val="Hyperlink"/>
            <w:noProof w:val="0"/>
            <w:color w:val="002060"/>
            <w:lang w:val="en-US"/>
          </w:rPr>
          <w:t>https://digitaleconomy.stanford.edu/app/uploads/2026/08/Canaries_August2026.pdf</w:t>
        </w:r>
      </w:hyperlink>
      <w:r w:rsidRPr="0684CAF0" w:rsidR="53D951FB">
        <w:rPr>
          <w:noProof w:val="0"/>
          <w:color w:val="002060"/>
          <w:lang w:val="en-US"/>
        </w:rPr>
        <w:t>.</w:t>
      </w:r>
    </w:p>
    <w:p w:rsidR="0684CAF0" w:rsidP="0684CAF0" w:rsidRDefault="0684CAF0" w14:paraId="514AE496" w14:textId="3C7B5D67">
      <w:pPr>
        <w:pStyle w:val="ListParagraph"/>
        <w:spacing w:before="240" w:beforeAutospacing="off" w:after="240" w:afterAutospacing="off" w:line="240" w:lineRule="auto"/>
        <w:ind w:left="720"/>
        <w:rPr>
          <w:noProof w:val="0"/>
          <w:color w:val="002060"/>
          <w:lang w:val="en-US"/>
        </w:rPr>
      </w:pPr>
    </w:p>
    <w:p w:rsidR="71213DFD" w:rsidP="0684CAF0" w:rsidRDefault="71213DFD" w14:paraId="0E49CCFC" w14:textId="71F2A5A9">
      <w:pPr>
        <w:pStyle w:val="ListParagraph"/>
        <w:numPr>
          <w:ilvl w:val="0"/>
          <w:numId w:val="1"/>
        </w:numPr>
        <w:spacing w:before="240" w:beforeAutospacing="off" w:after="240" w:afterAutospacing="off" w:line="240" w:lineRule="auto"/>
        <w:rPr/>
      </w:pPr>
      <w:r w:rsidRPr="0684CAF0" w:rsidR="71213DFD">
        <w:rPr>
          <w:noProof w:val="0"/>
          <w:color w:val="002060"/>
          <w:lang w:val="en-US"/>
        </w:rPr>
        <w:t>Chandar, Bharat, and Bouke Klein Teeselink. "How Does AI Change Labor Demand? Evidence from 41 Countries." Stanford Digital Economy Lab, September 20, 2026. https://digitaleconomy.stanford.edu/app/uploads/2026/09/HowDoesAIChangeLaborDemand.pdf.</w:t>
      </w:r>
    </w:p>
    <w:p w:rsidR="0684CAF0" w:rsidP="0684CAF0" w:rsidRDefault="0684CAF0" w14:paraId="420FE1ED" w14:textId="64B1D49F">
      <w:pPr>
        <w:pStyle w:val="ListParagraph"/>
        <w:spacing w:before="240" w:beforeAutospacing="off" w:after="240" w:afterAutospacing="off" w:line="240" w:lineRule="auto"/>
        <w:ind w:left="720"/>
        <w:rPr>
          <w:noProof w:val="0"/>
          <w:color w:val="002060"/>
          <w:lang w:val="en-US"/>
        </w:rPr>
      </w:pPr>
    </w:p>
    <w:p w:rsidR="53D951FB" w:rsidP="0684CAF0" w:rsidRDefault="53D951FB" w14:paraId="016B2F4B" w14:textId="42039ED8">
      <w:pPr>
        <w:pStyle w:val="ListParagraph"/>
        <w:numPr>
          <w:ilvl w:val="0"/>
          <w:numId w:val="1"/>
        </w:numPr>
        <w:spacing w:line="240" w:lineRule="auto"/>
        <w:rPr>
          <w:noProof w:val="0"/>
          <w:color w:val="002060"/>
          <w:lang w:val="en-US"/>
        </w:rPr>
      </w:pPr>
      <w:r w:rsidRPr="0684CAF0" w:rsidR="53D951FB">
        <w:rPr>
          <w:noProof w:val="0"/>
          <w:color w:val="002060"/>
          <w:lang w:val="en-US"/>
        </w:rPr>
        <w:t xml:space="preserve">Eklou, </w:t>
      </w:r>
      <w:r w:rsidRPr="0684CAF0" w:rsidR="53D951FB">
        <w:rPr>
          <w:noProof w:val="0"/>
          <w:color w:val="002060"/>
          <w:lang w:val="en-US"/>
        </w:rPr>
        <w:t>Kodjovi</w:t>
      </w:r>
      <w:r w:rsidRPr="0684CAF0" w:rsidR="53D951FB">
        <w:rPr>
          <w:noProof w:val="0"/>
          <w:color w:val="002060"/>
          <w:lang w:val="en-US"/>
        </w:rPr>
        <w:t xml:space="preserve"> M. "Artificial Intelligence and Aggregate Labor Productivity: Evidence from Patent Data." IMF Working Paper 2026/204. International Monetary Fund, 2026. Accessed September 27, 2026. </w:t>
      </w:r>
      <w:hyperlink r:id="R0fb7077fcaeb454a">
        <w:r w:rsidRPr="0684CAF0" w:rsidR="53D951FB">
          <w:rPr>
            <w:rStyle w:val="Hyperlink"/>
            <w:noProof w:val="0"/>
            <w:lang w:val="en-US"/>
          </w:rPr>
          <w:t>https://doi.org/10.5089/9798229061599.001</w:t>
        </w:r>
      </w:hyperlink>
      <w:r w:rsidRPr="0684CAF0" w:rsidR="53D951FB">
        <w:rPr>
          <w:noProof w:val="0"/>
          <w:color w:val="002060"/>
          <w:lang w:val="en-US"/>
        </w:rPr>
        <w:t>.</w:t>
      </w:r>
    </w:p>
    <w:p w:rsidR="0684CAF0" w:rsidP="0684CAF0" w:rsidRDefault="0684CAF0" w14:paraId="7138E893" w14:textId="5E563597">
      <w:pPr>
        <w:pStyle w:val="ListParagraph"/>
        <w:spacing w:line="240" w:lineRule="auto"/>
        <w:ind w:left="720"/>
        <w:rPr>
          <w:noProof w:val="0"/>
          <w:color w:val="002060"/>
          <w:lang w:val="en-US"/>
        </w:rPr>
      </w:pPr>
    </w:p>
    <w:p w:rsidR="25D4B5E4" w:rsidP="0684CAF0" w:rsidRDefault="25D4B5E4" w14:paraId="4629EE92" w14:textId="30668F55">
      <w:pPr>
        <w:pStyle w:val="ListParagraph"/>
        <w:numPr>
          <w:ilvl w:val="0"/>
          <w:numId w:val="1"/>
        </w:numPr>
        <w:spacing w:line="240" w:lineRule="auto"/>
        <w:rPr>
          <w:noProof w:val="0"/>
          <w:color w:val="002060"/>
          <w:lang w:val="en-US"/>
        </w:rPr>
      </w:pPr>
      <w:r w:rsidRPr="0684CAF0" w:rsidR="25D4B5E4">
        <w:rPr>
          <w:noProof w:val="0"/>
          <w:color w:val="002060"/>
          <w:lang w:val="en-US"/>
        </w:rPr>
        <w:t xml:space="preserve">Korinek, Anton, and Lee Lockwood. "Public Finance in the Age of AI: A Primer." NBER Working Paper 34873. National Bureau of Economic Research, 2026. </w:t>
      </w:r>
      <w:hyperlink r:id="Re04ca5d4fc654158">
        <w:r w:rsidRPr="0684CAF0" w:rsidR="25D4B5E4">
          <w:rPr>
            <w:rStyle w:val="Hyperlink"/>
            <w:noProof w:val="0"/>
            <w:lang w:val="en-US"/>
          </w:rPr>
          <w:t>https://doi.org/10.3386/w34873</w:t>
        </w:r>
      </w:hyperlink>
      <w:r w:rsidRPr="0684CAF0" w:rsidR="25D4B5E4">
        <w:rPr>
          <w:noProof w:val="0"/>
          <w:color w:val="002060"/>
          <w:lang w:val="en-US"/>
        </w:rPr>
        <w:t>.</w:t>
      </w:r>
    </w:p>
    <w:p w:rsidR="0684CAF0" w:rsidP="0684CAF0" w:rsidRDefault="0684CAF0" w14:paraId="6B72C45D" w14:textId="6255958D">
      <w:pPr>
        <w:pStyle w:val="ListParagraph"/>
        <w:spacing w:line="240" w:lineRule="auto"/>
        <w:ind w:left="720"/>
        <w:rPr>
          <w:noProof w:val="0"/>
          <w:color w:val="002060"/>
          <w:lang w:val="en-US"/>
        </w:rPr>
      </w:pPr>
    </w:p>
    <w:p w:rsidR="6C2932CF" w:rsidP="0684CAF0" w:rsidRDefault="6C2932CF" w14:paraId="473CCECB" w14:textId="6A98D458">
      <w:pPr>
        <w:pStyle w:val="ListParagraph"/>
        <w:numPr>
          <w:ilvl w:val="0"/>
          <w:numId w:val="1"/>
        </w:numPr>
        <w:spacing w:line="240" w:lineRule="auto"/>
        <w:rPr/>
      </w:pPr>
      <w:r w:rsidRPr="0684CAF0" w:rsidR="6C2932CF">
        <w:rPr>
          <w:noProof w:val="0"/>
          <w:color w:val="002060"/>
          <w:lang w:val="en-US"/>
        </w:rPr>
        <w:t>Massenkoff, Maxim, and Peter McCrory. "Labor Market Impacts of AI: A New Measure and Early Evidence." Anthropic, March 5, 2026. https://www.anthropic.com/research/labor-market-impacts.</w:t>
      </w:r>
    </w:p>
    <w:p w:rsidR="0684CAF0" w:rsidP="0684CAF0" w:rsidRDefault="0684CAF0" w14:paraId="552EA1F7" w14:textId="5B66EB48">
      <w:pPr>
        <w:pStyle w:val="ListParagraph"/>
        <w:spacing w:line="240" w:lineRule="auto"/>
        <w:ind w:left="720"/>
        <w:rPr>
          <w:noProof w:val="0"/>
          <w:color w:val="002060"/>
          <w:lang w:val="en-US"/>
        </w:rPr>
      </w:pPr>
    </w:p>
    <w:p w:rsidR="0045568F" w:rsidP="083D8734" w:rsidRDefault="0045568F" w14:paraId="18592F7A" w14:textId="77777777">
      <w:pPr>
        <w:spacing w:line="240" w:lineRule="auto"/>
      </w:pPr>
    </w:p>
    <w:p w:rsidR="00C33436" w:rsidP="083D8734" w:rsidRDefault="00C33436" w14:paraId="29A2FFFC" w14:textId="77777777">
      <w:pPr>
        <w:spacing w:line="240" w:lineRule="auto"/>
      </w:pPr>
    </w:p>
    <w:sectPr w:rsidR="00C33436">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7D70" w:rsidP="00BC5D47" w:rsidRDefault="00E07D70" w14:paraId="4017F4BD" w14:textId="77777777">
      <w:pPr>
        <w:spacing w:after="0" w:line="240" w:lineRule="auto"/>
      </w:pPr>
      <w:r>
        <w:separator/>
      </w:r>
    </w:p>
  </w:endnote>
  <w:endnote w:type="continuationSeparator" w:id="0">
    <w:p w:rsidR="00E07D70" w:rsidP="00BC5D47" w:rsidRDefault="00E07D70" w14:paraId="240E0A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7D70" w:rsidP="00BC5D47" w:rsidRDefault="00E07D70" w14:paraId="070DEDBB" w14:textId="77777777">
      <w:pPr>
        <w:spacing w:after="0" w:line="240" w:lineRule="auto"/>
      </w:pPr>
      <w:r>
        <w:separator/>
      </w:r>
    </w:p>
  </w:footnote>
  <w:footnote w:type="continuationSeparator" w:id="0">
    <w:p w:rsidR="00E07D70" w:rsidP="00BC5D47" w:rsidRDefault="00E07D70" w14:paraId="2A70CA5E" w14:textId="77777777">
      <w:pPr>
        <w:spacing w:after="0" w:line="240" w:lineRule="auto"/>
      </w:pPr>
      <w:r>
        <w:continuationSeparator/>
      </w:r>
    </w:p>
  </w:footnote>
  <w:footnote w:id="6064">
    <w:p w:rsidR="00BC5D47" w:rsidP="00BC5D47" w:rsidRDefault="00BC5D47" w14:paraId="465FE71A" w14:textId="77777777">
      <w:pPr>
        <w:spacing w:after="0" w:line="240" w:lineRule="auto"/>
      </w:pPr>
      <w:ins w:author="Pierard, Valere" w:date="2026-09-29T09:59:00Z" w16du:dateUtc="2026-09-29T13:59:00Z" w:id="4">
        <w:r>
          <w:rPr>
            <w:rStyle w:val="FootnoteReference"/>
          </w:rPr>
          <w:footnoteRef/>
        </w:r>
      </w:ins>
      <w:r w:rsidR="0684CAF0">
        <w:rPr/>
        <w:t xml:space="preserve"> </w:t>
      </w:r>
      <w:r w:rsidRPr="00661087" w:rsidR="0684CAF0">
        <w:rPr>
          <w:rFonts w:ascii="Times New Roman" w:hAnsi="Times New Roman" w:eastAsia="Times New Roman" w:cs="Times New Roman"/>
          <w:color w:val="002060"/>
          <w:sz w:val="20"/>
          <w:szCs w:val="20"/>
        </w:rPr>
        <w:t>The questions below are illustrative and intended to help speakers and participants frame the discussion; they are not exhaustive.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e130b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3e1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8FB31C2"/>
    <w:multiLevelType w:val="hybridMultilevel"/>
    <w:tmpl w:val="FFFFFFFF"/>
    <w:lvl w:ilvl="0" w:tplc="3DCAC0C0">
      <w:start w:val="1"/>
      <w:numFmt w:val="decimal"/>
      <w:lvlText w:val="%1."/>
      <w:lvlJc w:val="left"/>
      <w:pPr>
        <w:ind w:left="720" w:hanging="360"/>
      </w:pPr>
    </w:lvl>
    <w:lvl w:ilvl="1" w:tplc="03BE1082">
      <w:start w:val="1"/>
      <w:numFmt w:val="lowerLetter"/>
      <w:lvlText w:val="%2."/>
      <w:lvlJc w:val="left"/>
      <w:pPr>
        <w:ind w:left="1440" w:hanging="360"/>
      </w:pPr>
    </w:lvl>
    <w:lvl w:ilvl="2" w:tplc="87843AB4">
      <w:start w:val="1"/>
      <w:numFmt w:val="lowerRoman"/>
      <w:lvlText w:val="%3."/>
      <w:lvlJc w:val="right"/>
      <w:pPr>
        <w:ind w:left="2160" w:hanging="180"/>
      </w:pPr>
    </w:lvl>
    <w:lvl w:ilvl="3" w:tplc="95AED66A">
      <w:start w:val="1"/>
      <w:numFmt w:val="decimal"/>
      <w:lvlText w:val="%4."/>
      <w:lvlJc w:val="left"/>
      <w:pPr>
        <w:ind w:left="2880" w:hanging="360"/>
      </w:pPr>
    </w:lvl>
    <w:lvl w:ilvl="4" w:tplc="5B5C5D7C">
      <w:start w:val="1"/>
      <w:numFmt w:val="lowerLetter"/>
      <w:lvlText w:val="%5."/>
      <w:lvlJc w:val="left"/>
      <w:pPr>
        <w:ind w:left="3600" w:hanging="360"/>
      </w:pPr>
    </w:lvl>
    <w:lvl w:ilvl="5" w:tplc="FBB01D30">
      <w:start w:val="1"/>
      <w:numFmt w:val="lowerRoman"/>
      <w:lvlText w:val="%6."/>
      <w:lvlJc w:val="right"/>
      <w:pPr>
        <w:ind w:left="4320" w:hanging="180"/>
      </w:pPr>
    </w:lvl>
    <w:lvl w:ilvl="6" w:tplc="FB3240B8">
      <w:start w:val="1"/>
      <w:numFmt w:val="decimal"/>
      <w:lvlText w:val="%7."/>
      <w:lvlJc w:val="left"/>
      <w:pPr>
        <w:ind w:left="5040" w:hanging="360"/>
      </w:pPr>
    </w:lvl>
    <w:lvl w:ilvl="7" w:tplc="55E23A54">
      <w:start w:val="1"/>
      <w:numFmt w:val="lowerLetter"/>
      <w:lvlText w:val="%8."/>
      <w:lvlJc w:val="left"/>
      <w:pPr>
        <w:ind w:left="5760" w:hanging="360"/>
      </w:pPr>
    </w:lvl>
    <w:lvl w:ilvl="8" w:tplc="27F416B0">
      <w:start w:val="1"/>
      <w:numFmt w:val="lowerRoman"/>
      <w:lvlText w:val="%9."/>
      <w:lvlJc w:val="right"/>
      <w:pPr>
        <w:ind w:left="6480" w:hanging="180"/>
      </w:pPr>
    </w:lvl>
  </w:abstractNum>
  <w:abstractNum w:abstractNumId="1" w15:restartNumberingAfterBreak="0">
    <w:nsid w:val="091842BD"/>
    <w:multiLevelType w:val="hybridMultilevel"/>
    <w:tmpl w:val="FFFFFFFF"/>
    <w:lvl w:ilvl="0" w:tplc="9C1092EE">
      <w:start w:val="1"/>
      <w:numFmt w:val="decimal"/>
      <w:lvlText w:val="%1."/>
      <w:lvlJc w:val="left"/>
      <w:pPr>
        <w:ind w:left="720" w:hanging="360"/>
      </w:pPr>
    </w:lvl>
    <w:lvl w:ilvl="1" w:tplc="51022D4C">
      <w:start w:val="1"/>
      <w:numFmt w:val="lowerLetter"/>
      <w:lvlText w:val="%2."/>
      <w:lvlJc w:val="left"/>
      <w:pPr>
        <w:ind w:left="1440" w:hanging="360"/>
      </w:pPr>
    </w:lvl>
    <w:lvl w:ilvl="2" w:tplc="0FC074DE">
      <w:start w:val="1"/>
      <w:numFmt w:val="lowerRoman"/>
      <w:lvlText w:val="%3."/>
      <w:lvlJc w:val="right"/>
      <w:pPr>
        <w:ind w:left="2160" w:hanging="180"/>
      </w:pPr>
    </w:lvl>
    <w:lvl w:ilvl="3" w:tplc="DE4219AA">
      <w:start w:val="1"/>
      <w:numFmt w:val="decimal"/>
      <w:lvlText w:val="%4."/>
      <w:lvlJc w:val="left"/>
      <w:pPr>
        <w:ind w:left="2880" w:hanging="360"/>
      </w:pPr>
    </w:lvl>
    <w:lvl w:ilvl="4" w:tplc="F364DF4E">
      <w:start w:val="1"/>
      <w:numFmt w:val="lowerLetter"/>
      <w:lvlText w:val="%5."/>
      <w:lvlJc w:val="left"/>
      <w:pPr>
        <w:ind w:left="3600" w:hanging="360"/>
      </w:pPr>
    </w:lvl>
    <w:lvl w:ilvl="5" w:tplc="5FCED8D8">
      <w:start w:val="1"/>
      <w:numFmt w:val="lowerRoman"/>
      <w:lvlText w:val="%6."/>
      <w:lvlJc w:val="right"/>
      <w:pPr>
        <w:ind w:left="4320" w:hanging="180"/>
      </w:pPr>
    </w:lvl>
    <w:lvl w:ilvl="6" w:tplc="87287BF0">
      <w:start w:val="1"/>
      <w:numFmt w:val="decimal"/>
      <w:lvlText w:val="%7."/>
      <w:lvlJc w:val="left"/>
      <w:pPr>
        <w:ind w:left="5040" w:hanging="360"/>
      </w:pPr>
    </w:lvl>
    <w:lvl w:ilvl="7" w:tplc="18D86308">
      <w:start w:val="1"/>
      <w:numFmt w:val="lowerLetter"/>
      <w:lvlText w:val="%8."/>
      <w:lvlJc w:val="left"/>
      <w:pPr>
        <w:ind w:left="5760" w:hanging="360"/>
      </w:pPr>
    </w:lvl>
    <w:lvl w:ilvl="8" w:tplc="89A636AA">
      <w:start w:val="1"/>
      <w:numFmt w:val="lowerRoman"/>
      <w:lvlText w:val="%9."/>
      <w:lvlJc w:val="right"/>
      <w:pPr>
        <w:ind w:left="6480" w:hanging="180"/>
      </w:pPr>
    </w:lvl>
  </w:abstractNum>
  <w:abstractNum w:abstractNumId="2" w15:restartNumberingAfterBreak="0">
    <w:nsid w:val="0AE593C5"/>
    <w:multiLevelType w:val="hybridMultilevel"/>
    <w:tmpl w:val="FFFFFFFF"/>
    <w:lvl w:ilvl="0" w:tplc="806E67B0">
      <w:start w:val="1"/>
      <w:numFmt w:val="bullet"/>
      <w:lvlText w:val=""/>
      <w:lvlJc w:val="left"/>
      <w:pPr>
        <w:ind w:left="720" w:hanging="360"/>
      </w:pPr>
      <w:rPr>
        <w:rFonts w:hint="default" w:ascii="Symbol" w:hAnsi="Symbol"/>
      </w:rPr>
    </w:lvl>
    <w:lvl w:ilvl="1" w:tplc="488EEA82">
      <w:start w:val="1"/>
      <w:numFmt w:val="bullet"/>
      <w:lvlText w:val="o"/>
      <w:lvlJc w:val="left"/>
      <w:pPr>
        <w:ind w:left="1440" w:hanging="360"/>
      </w:pPr>
      <w:rPr>
        <w:rFonts w:hint="default" w:ascii="Courier New" w:hAnsi="Courier New"/>
      </w:rPr>
    </w:lvl>
    <w:lvl w:ilvl="2" w:tplc="2A821AC4">
      <w:start w:val="1"/>
      <w:numFmt w:val="bullet"/>
      <w:lvlText w:val=""/>
      <w:lvlJc w:val="left"/>
      <w:pPr>
        <w:ind w:left="2160" w:hanging="360"/>
      </w:pPr>
      <w:rPr>
        <w:rFonts w:hint="default" w:ascii="Wingdings" w:hAnsi="Wingdings"/>
      </w:rPr>
    </w:lvl>
    <w:lvl w:ilvl="3" w:tplc="3A80CDCE">
      <w:start w:val="1"/>
      <w:numFmt w:val="bullet"/>
      <w:lvlText w:val=""/>
      <w:lvlJc w:val="left"/>
      <w:pPr>
        <w:ind w:left="2880" w:hanging="360"/>
      </w:pPr>
      <w:rPr>
        <w:rFonts w:hint="default" w:ascii="Symbol" w:hAnsi="Symbol"/>
      </w:rPr>
    </w:lvl>
    <w:lvl w:ilvl="4" w:tplc="F3E05BF4">
      <w:start w:val="1"/>
      <w:numFmt w:val="bullet"/>
      <w:lvlText w:val="o"/>
      <w:lvlJc w:val="left"/>
      <w:pPr>
        <w:ind w:left="3600" w:hanging="360"/>
      </w:pPr>
      <w:rPr>
        <w:rFonts w:hint="default" w:ascii="Courier New" w:hAnsi="Courier New"/>
      </w:rPr>
    </w:lvl>
    <w:lvl w:ilvl="5" w:tplc="1F3ED7E2">
      <w:start w:val="1"/>
      <w:numFmt w:val="bullet"/>
      <w:lvlText w:val=""/>
      <w:lvlJc w:val="left"/>
      <w:pPr>
        <w:ind w:left="4320" w:hanging="360"/>
      </w:pPr>
      <w:rPr>
        <w:rFonts w:hint="default" w:ascii="Wingdings" w:hAnsi="Wingdings"/>
      </w:rPr>
    </w:lvl>
    <w:lvl w:ilvl="6" w:tplc="A1C0AB1C">
      <w:start w:val="1"/>
      <w:numFmt w:val="bullet"/>
      <w:lvlText w:val=""/>
      <w:lvlJc w:val="left"/>
      <w:pPr>
        <w:ind w:left="5040" w:hanging="360"/>
      </w:pPr>
      <w:rPr>
        <w:rFonts w:hint="default" w:ascii="Symbol" w:hAnsi="Symbol"/>
      </w:rPr>
    </w:lvl>
    <w:lvl w:ilvl="7" w:tplc="E280C9FE">
      <w:start w:val="1"/>
      <w:numFmt w:val="bullet"/>
      <w:lvlText w:val="o"/>
      <w:lvlJc w:val="left"/>
      <w:pPr>
        <w:ind w:left="5760" w:hanging="360"/>
      </w:pPr>
      <w:rPr>
        <w:rFonts w:hint="default" w:ascii="Courier New" w:hAnsi="Courier New"/>
      </w:rPr>
    </w:lvl>
    <w:lvl w:ilvl="8" w:tplc="8C2A9ACA">
      <w:start w:val="1"/>
      <w:numFmt w:val="bullet"/>
      <w:lvlText w:val=""/>
      <w:lvlJc w:val="left"/>
      <w:pPr>
        <w:ind w:left="6480" w:hanging="360"/>
      </w:pPr>
      <w:rPr>
        <w:rFonts w:hint="default" w:ascii="Wingdings" w:hAnsi="Wingdings"/>
      </w:rPr>
    </w:lvl>
  </w:abstractNum>
  <w:abstractNum w:abstractNumId="3" w15:restartNumberingAfterBreak="0">
    <w:nsid w:val="1D2D4E13"/>
    <w:multiLevelType w:val="hybridMultilevel"/>
    <w:tmpl w:val="FFFFFFFF"/>
    <w:lvl w:ilvl="0" w:tplc="FDC88A4A">
      <w:start w:val="1"/>
      <w:numFmt w:val="decimal"/>
      <w:lvlText w:val="%1."/>
      <w:lvlJc w:val="left"/>
      <w:pPr>
        <w:ind w:left="720" w:hanging="360"/>
      </w:pPr>
    </w:lvl>
    <w:lvl w:ilvl="1" w:tplc="AB16DE14">
      <w:start w:val="1"/>
      <w:numFmt w:val="lowerLetter"/>
      <w:lvlText w:val="%2."/>
      <w:lvlJc w:val="left"/>
      <w:pPr>
        <w:ind w:left="1440" w:hanging="360"/>
      </w:pPr>
    </w:lvl>
    <w:lvl w:ilvl="2" w:tplc="5AA268E8">
      <w:start w:val="1"/>
      <w:numFmt w:val="lowerRoman"/>
      <w:lvlText w:val="%3."/>
      <w:lvlJc w:val="right"/>
      <w:pPr>
        <w:ind w:left="2160" w:hanging="180"/>
      </w:pPr>
    </w:lvl>
    <w:lvl w:ilvl="3" w:tplc="16704C78">
      <w:start w:val="1"/>
      <w:numFmt w:val="decimal"/>
      <w:lvlText w:val="%4."/>
      <w:lvlJc w:val="left"/>
      <w:pPr>
        <w:ind w:left="2880" w:hanging="360"/>
      </w:pPr>
    </w:lvl>
    <w:lvl w:ilvl="4" w:tplc="2AA8D2CE">
      <w:start w:val="1"/>
      <w:numFmt w:val="lowerLetter"/>
      <w:lvlText w:val="%5."/>
      <w:lvlJc w:val="left"/>
      <w:pPr>
        <w:ind w:left="3600" w:hanging="360"/>
      </w:pPr>
    </w:lvl>
    <w:lvl w:ilvl="5" w:tplc="B2B8B10A">
      <w:start w:val="1"/>
      <w:numFmt w:val="lowerRoman"/>
      <w:lvlText w:val="%6."/>
      <w:lvlJc w:val="right"/>
      <w:pPr>
        <w:ind w:left="4320" w:hanging="180"/>
      </w:pPr>
    </w:lvl>
    <w:lvl w:ilvl="6" w:tplc="772078DA">
      <w:start w:val="1"/>
      <w:numFmt w:val="decimal"/>
      <w:lvlText w:val="%7."/>
      <w:lvlJc w:val="left"/>
      <w:pPr>
        <w:ind w:left="5040" w:hanging="360"/>
      </w:pPr>
    </w:lvl>
    <w:lvl w:ilvl="7" w:tplc="C68C87AE">
      <w:start w:val="1"/>
      <w:numFmt w:val="lowerLetter"/>
      <w:lvlText w:val="%8."/>
      <w:lvlJc w:val="left"/>
      <w:pPr>
        <w:ind w:left="5760" w:hanging="360"/>
      </w:pPr>
    </w:lvl>
    <w:lvl w:ilvl="8" w:tplc="A04AC628">
      <w:start w:val="1"/>
      <w:numFmt w:val="lowerRoman"/>
      <w:lvlText w:val="%9."/>
      <w:lvlJc w:val="right"/>
      <w:pPr>
        <w:ind w:left="6480" w:hanging="180"/>
      </w:pPr>
    </w:lvl>
  </w:abstractNum>
  <w:abstractNum w:abstractNumId="4" w15:restartNumberingAfterBreak="0">
    <w:nsid w:val="1EC40022"/>
    <w:multiLevelType w:val="hybridMultilevel"/>
    <w:tmpl w:val="FFFFFFFF"/>
    <w:lvl w:ilvl="0" w:tplc="BBC6419C">
      <w:start w:val="1"/>
      <w:numFmt w:val="bullet"/>
      <w:lvlText w:val=""/>
      <w:lvlJc w:val="left"/>
      <w:pPr>
        <w:ind w:left="720" w:hanging="360"/>
      </w:pPr>
      <w:rPr>
        <w:rFonts w:hint="default" w:ascii="Symbol" w:hAnsi="Symbol"/>
      </w:rPr>
    </w:lvl>
    <w:lvl w:ilvl="1" w:tplc="6136D74A">
      <w:start w:val="1"/>
      <w:numFmt w:val="bullet"/>
      <w:lvlText w:val="o"/>
      <w:lvlJc w:val="left"/>
      <w:pPr>
        <w:ind w:left="1440" w:hanging="360"/>
      </w:pPr>
      <w:rPr>
        <w:rFonts w:hint="default" w:ascii="Courier New" w:hAnsi="Courier New"/>
      </w:rPr>
    </w:lvl>
    <w:lvl w:ilvl="2" w:tplc="BE6819E4">
      <w:start w:val="1"/>
      <w:numFmt w:val="bullet"/>
      <w:lvlText w:val=""/>
      <w:lvlJc w:val="left"/>
      <w:pPr>
        <w:ind w:left="2160" w:hanging="360"/>
      </w:pPr>
      <w:rPr>
        <w:rFonts w:hint="default" w:ascii="Wingdings" w:hAnsi="Wingdings"/>
      </w:rPr>
    </w:lvl>
    <w:lvl w:ilvl="3" w:tplc="9536B48C">
      <w:start w:val="1"/>
      <w:numFmt w:val="bullet"/>
      <w:lvlText w:val=""/>
      <w:lvlJc w:val="left"/>
      <w:pPr>
        <w:ind w:left="2880" w:hanging="360"/>
      </w:pPr>
      <w:rPr>
        <w:rFonts w:hint="default" w:ascii="Symbol" w:hAnsi="Symbol"/>
      </w:rPr>
    </w:lvl>
    <w:lvl w:ilvl="4" w:tplc="F7483E0C">
      <w:start w:val="1"/>
      <w:numFmt w:val="bullet"/>
      <w:lvlText w:val="o"/>
      <w:lvlJc w:val="left"/>
      <w:pPr>
        <w:ind w:left="3600" w:hanging="360"/>
      </w:pPr>
      <w:rPr>
        <w:rFonts w:hint="default" w:ascii="Courier New" w:hAnsi="Courier New"/>
      </w:rPr>
    </w:lvl>
    <w:lvl w:ilvl="5" w:tplc="CD1655C0">
      <w:start w:val="1"/>
      <w:numFmt w:val="bullet"/>
      <w:lvlText w:val=""/>
      <w:lvlJc w:val="left"/>
      <w:pPr>
        <w:ind w:left="4320" w:hanging="360"/>
      </w:pPr>
      <w:rPr>
        <w:rFonts w:hint="default" w:ascii="Wingdings" w:hAnsi="Wingdings"/>
      </w:rPr>
    </w:lvl>
    <w:lvl w:ilvl="6" w:tplc="243EC8F4">
      <w:start w:val="1"/>
      <w:numFmt w:val="bullet"/>
      <w:lvlText w:val=""/>
      <w:lvlJc w:val="left"/>
      <w:pPr>
        <w:ind w:left="5040" w:hanging="360"/>
      </w:pPr>
      <w:rPr>
        <w:rFonts w:hint="default" w:ascii="Symbol" w:hAnsi="Symbol"/>
      </w:rPr>
    </w:lvl>
    <w:lvl w:ilvl="7" w:tplc="E4EA707A">
      <w:start w:val="1"/>
      <w:numFmt w:val="bullet"/>
      <w:lvlText w:val="o"/>
      <w:lvlJc w:val="left"/>
      <w:pPr>
        <w:ind w:left="5760" w:hanging="360"/>
      </w:pPr>
      <w:rPr>
        <w:rFonts w:hint="default" w:ascii="Courier New" w:hAnsi="Courier New"/>
      </w:rPr>
    </w:lvl>
    <w:lvl w:ilvl="8" w:tplc="912CCCDE">
      <w:start w:val="1"/>
      <w:numFmt w:val="bullet"/>
      <w:lvlText w:val=""/>
      <w:lvlJc w:val="left"/>
      <w:pPr>
        <w:ind w:left="6480" w:hanging="360"/>
      </w:pPr>
      <w:rPr>
        <w:rFonts w:hint="default" w:ascii="Wingdings" w:hAnsi="Wingdings"/>
      </w:rPr>
    </w:lvl>
  </w:abstractNum>
  <w:abstractNum w:abstractNumId="5" w15:restartNumberingAfterBreak="0">
    <w:nsid w:val="1F1538A9"/>
    <w:multiLevelType w:val="hybridMultilevel"/>
    <w:tmpl w:val="FFFFFFFF"/>
    <w:lvl w:ilvl="0" w:tplc="4A2E3A5E">
      <w:start w:val="1"/>
      <w:numFmt w:val="bullet"/>
      <w:lvlText w:val=""/>
      <w:lvlJc w:val="left"/>
      <w:pPr>
        <w:ind w:left="720" w:hanging="360"/>
      </w:pPr>
      <w:rPr>
        <w:rFonts w:hint="default" w:ascii="Symbol" w:hAnsi="Symbol"/>
      </w:rPr>
    </w:lvl>
    <w:lvl w:ilvl="1" w:tplc="8CA64E9C">
      <w:start w:val="1"/>
      <w:numFmt w:val="bullet"/>
      <w:lvlText w:val="o"/>
      <w:lvlJc w:val="left"/>
      <w:pPr>
        <w:ind w:left="1440" w:hanging="360"/>
      </w:pPr>
      <w:rPr>
        <w:rFonts w:hint="default" w:ascii="Courier New" w:hAnsi="Courier New"/>
      </w:rPr>
    </w:lvl>
    <w:lvl w:ilvl="2" w:tplc="4AF04C7E">
      <w:start w:val="1"/>
      <w:numFmt w:val="bullet"/>
      <w:lvlText w:val=""/>
      <w:lvlJc w:val="left"/>
      <w:pPr>
        <w:ind w:left="2160" w:hanging="360"/>
      </w:pPr>
      <w:rPr>
        <w:rFonts w:hint="default" w:ascii="Wingdings" w:hAnsi="Wingdings"/>
      </w:rPr>
    </w:lvl>
    <w:lvl w:ilvl="3" w:tplc="FBF0E5F0">
      <w:start w:val="1"/>
      <w:numFmt w:val="bullet"/>
      <w:lvlText w:val=""/>
      <w:lvlJc w:val="left"/>
      <w:pPr>
        <w:ind w:left="2880" w:hanging="360"/>
      </w:pPr>
      <w:rPr>
        <w:rFonts w:hint="default" w:ascii="Symbol" w:hAnsi="Symbol"/>
      </w:rPr>
    </w:lvl>
    <w:lvl w:ilvl="4" w:tplc="E92E1A20">
      <w:start w:val="1"/>
      <w:numFmt w:val="bullet"/>
      <w:lvlText w:val="o"/>
      <w:lvlJc w:val="left"/>
      <w:pPr>
        <w:ind w:left="3600" w:hanging="360"/>
      </w:pPr>
      <w:rPr>
        <w:rFonts w:hint="default" w:ascii="Courier New" w:hAnsi="Courier New"/>
      </w:rPr>
    </w:lvl>
    <w:lvl w:ilvl="5" w:tplc="8D8E2BC6">
      <w:start w:val="1"/>
      <w:numFmt w:val="bullet"/>
      <w:lvlText w:val=""/>
      <w:lvlJc w:val="left"/>
      <w:pPr>
        <w:ind w:left="4320" w:hanging="360"/>
      </w:pPr>
      <w:rPr>
        <w:rFonts w:hint="default" w:ascii="Wingdings" w:hAnsi="Wingdings"/>
      </w:rPr>
    </w:lvl>
    <w:lvl w:ilvl="6" w:tplc="9AFE6B28">
      <w:start w:val="1"/>
      <w:numFmt w:val="bullet"/>
      <w:lvlText w:val=""/>
      <w:lvlJc w:val="left"/>
      <w:pPr>
        <w:ind w:left="5040" w:hanging="360"/>
      </w:pPr>
      <w:rPr>
        <w:rFonts w:hint="default" w:ascii="Symbol" w:hAnsi="Symbol"/>
      </w:rPr>
    </w:lvl>
    <w:lvl w:ilvl="7" w:tplc="729A1E0E">
      <w:start w:val="1"/>
      <w:numFmt w:val="bullet"/>
      <w:lvlText w:val="o"/>
      <w:lvlJc w:val="left"/>
      <w:pPr>
        <w:ind w:left="5760" w:hanging="360"/>
      </w:pPr>
      <w:rPr>
        <w:rFonts w:hint="default" w:ascii="Courier New" w:hAnsi="Courier New"/>
      </w:rPr>
    </w:lvl>
    <w:lvl w:ilvl="8" w:tplc="8420638E">
      <w:start w:val="1"/>
      <w:numFmt w:val="bullet"/>
      <w:lvlText w:val=""/>
      <w:lvlJc w:val="left"/>
      <w:pPr>
        <w:ind w:left="6480" w:hanging="360"/>
      </w:pPr>
      <w:rPr>
        <w:rFonts w:hint="default" w:ascii="Wingdings" w:hAnsi="Wingdings"/>
      </w:rPr>
    </w:lvl>
  </w:abstractNum>
  <w:abstractNum w:abstractNumId="6" w15:restartNumberingAfterBreak="0">
    <w:nsid w:val="36BF73FC"/>
    <w:multiLevelType w:val="hybridMultilevel"/>
    <w:tmpl w:val="E5C09110"/>
    <w:lvl w:ilvl="0" w:tplc="AF6092D8">
      <w:start w:val="1"/>
      <w:numFmt w:val="bullet"/>
      <w:lvlText w:val=""/>
      <w:lvlJc w:val="left"/>
      <w:pPr>
        <w:ind w:left="720" w:hanging="360"/>
      </w:pPr>
      <w:rPr>
        <w:rFonts w:hint="default" w:ascii="Symbol" w:hAnsi="Symbol"/>
      </w:rPr>
    </w:lvl>
    <w:lvl w:ilvl="1" w:tplc="07B02FD6">
      <w:start w:val="1"/>
      <w:numFmt w:val="bullet"/>
      <w:lvlText w:val="o"/>
      <w:lvlJc w:val="left"/>
      <w:pPr>
        <w:ind w:left="1440" w:hanging="360"/>
      </w:pPr>
      <w:rPr>
        <w:rFonts w:hint="default" w:ascii="Courier New" w:hAnsi="Courier New"/>
      </w:rPr>
    </w:lvl>
    <w:lvl w:ilvl="2" w:tplc="6F046F2E">
      <w:start w:val="1"/>
      <w:numFmt w:val="bullet"/>
      <w:lvlText w:val=""/>
      <w:lvlJc w:val="left"/>
      <w:pPr>
        <w:ind w:left="2160" w:hanging="360"/>
      </w:pPr>
      <w:rPr>
        <w:rFonts w:hint="default" w:ascii="Wingdings" w:hAnsi="Wingdings"/>
      </w:rPr>
    </w:lvl>
    <w:lvl w:ilvl="3" w:tplc="D6D8B74C">
      <w:start w:val="1"/>
      <w:numFmt w:val="bullet"/>
      <w:lvlText w:val=""/>
      <w:lvlJc w:val="left"/>
      <w:pPr>
        <w:ind w:left="2880" w:hanging="360"/>
      </w:pPr>
      <w:rPr>
        <w:rFonts w:hint="default" w:ascii="Symbol" w:hAnsi="Symbol"/>
      </w:rPr>
    </w:lvl>
    <w:lvl w:ilvl="4" w:tplc="534C2626">
      <w:start w:val="1"/>
      <w:numFmt w:val="bullet"/>
      <w:lvlText w:val="o"/>
      <w:lvlJc w:val="left"/>
      <w:pPr>
        <w:ind w:left="3600" w:hanging="360"/>
      </w:pPr>
      <w:rPr>
        <w:rFonts w:hint="default" w:ascii="Courier New" w:hAnsi="Courier New"/>
      </w:rPr>
    </w:lvl>
    <w:lvl w:ilvl="5" w:tplc="F9980376">
      <w:start w:val="1"/>
      <w:numFmt w:val="bullet"/>
      <w:lvlText w:val=""/>
      <w:lvlJc w:val="left"/>
      <w:pPr>
        <w:ind w:left="4320" w:hanging="360"/>
      </w:pPr>
      <w:rPr>
        <w:rFonts w:hint="default" w:ascii="Wingdings" w:hAnsi="Wingdings"/>
      </w:rPr>
    </w:lvl>
    <w:lvl w:ilvl="6" w:tplc="28083A52">
      <w:start w:val="1"/>
      <w:numFmt w:val="bullet"/>
      <w:lvlText w:val=""/>
      <w:lvlJc w:val="left"/>
      <w:pPr>
        <w:ind w:left="5040" w:hanging="360"/>
      </w:pPr>
      <w:rPr>
        <w:rFonts w:hint="default" w:ascii="Symbol" w:hAnsi="Symbol"/>
      </w:rPr>
    </w:lvl>
    <w:lvl w:ilvl="7" w:tplc="ACBE7694">
      <w:start w:val="1"/>
      <w:numFmt w:val="bullet"/>
      <w:lvlText w:val="o"/>
      <w:lvlJc w:val="left"/>
      <w:pPr>
        <w:ind w:left="5760" w:hanging="360"/>
      </w:pPr>
      <w:rPr>
        <w:rFonts w:hint="default" w:ascii="Courier New" w:hAnsi="Courier New"/>
      </w:rPr>
    </w:lvl>
    <w:lvl w:ilvl="8" w:tplc="920071C4">
      <w:start w:val="1"/>
      <w:numFmt w:val="bullet"/>
      <w:lvlText w:val=""/>
      <w:lvlJc w:val="left"/>
      <w:pPr>
        <w:ind w:left="6480" w:hanging="360"/>
      </w:pPr>
      <w:rPr>
        <w:rFonts w:hint="default" w:ascii="Wingdings" w:hAnsi="Wingdings"/>
      </w:rPr>
    </w:lvl>
  </w:abstractNum>
  <w:abstractNum w:abstractNumId="7" w15:restartNumberingAfterBreak="0">
    <w:nsid w:val="3DEA50FA"/>
    <w:multiLevelType w:val="hybridMultilevel"/>
    <w:tmpl w:val="FFFFFFFF"/>
    <w:lvl w:ilvl="0" w:tplc="5CA22C02">
      <w:start w:val="1"/>
      <w:numFmt w:val="bullet"/>
      <w:lvlText w:val=""/>
      <w:lvlJc w:val="left"/>
      <w:pPr>
        <w:ind w:left="720" w:hanging="360"/>
      </w:pPr>
      <w:rPr>
        <w:rFonts w:hint="default" w:ascii="Symbol" w:hAnsi="Symbol"/>
      </w:rPr>
    </w:lvl>
    <w:lvl w:ilvl="1" w:tplc="BC7687EC">
      <w:start w:val="1"/>
      <w:numFmt w:val="bullet"/>
      <w:lvlText w:val="o"/>
      <w:lvlJc w:val="left"/>
      <w:pPr>
        <w:ind w:left="1440" w:hanging="360"/>
      </w:pPr>
      <w:rPr>
        <w:rFonts w:hint="default" w:ascii="Courier New" w:hAnsi="Courier New"/>
      </w:rPr>
    </w:lvl>
    <w:lvl w:ilvl="2" w:tplc="1430D36E">
      <w:start w:val="1"/>
      <w:numFmt w:val="bullet"/>
      <w:lvlText w:val=""/>
      <w:lvlJc w:val="left"/>
      <w:pPr>
        <w:ind w:left="2160" w:hanging="360"/>
      </w:pPr>
      <w:rPr>
        <w:rFonts w:hint="default" w:ascii="Wingdings" w:hAnsi="Wingdings"/>
      </w:rPr>
    </w:lvl>
    <w:lvl w:ilvl="3" w:tplc="CF2ECC48">
      <w:start w:val="1"/>
      <w:numFmt w:val="bullet"/>
      <w:lvlText w:val=""/>
      <w:lvlJc w:val="left"/>
      <w:pPr>
        <w:ind w:left="2880" w:hanging="360"/>
      </w:pPr>
      <w:rPr>
        <w:rFonts w:hint="default" w:ascii="Symbol" w:hAnsi="Symbol"/>
      </w:rPr>
    </w:lvl>
    <w:lvl w:ilvl="4" w:tplc="77E85CD0">
      <w:start w:val="1"/>
      <w:numFmt w:val="bullet"/>
      <w:lvlText w:val="o"/>
      <w:lvlJc w:val="left"/>
      <w:pPr>
        <w:ind w:left="3600" w:hanging="360"/>
      </w:pPr>
      <w:rPr>
        <w:rFonts w:hint="default" w:ascii="Courier New" w:hAnsi="Courier New"/>
      </w:rPr>
    </w:lvl>
    <w:lvl w:ilvl="5" w:tplc="F9C0EF40">
      <w:start w:val="1"/>
      <w:numFmt w:val="bullet"/>
      <w:lvlText w:val=""/>
      <w:lvlJc w:val="left"/>
      <w:pPr>
        <w:ind w:left="4320" w:hanging="360"/>
      </w:pPr>
      <w:rPr>
        <w:rFonts w:hint="default" w:ascii="Wingdings" w:hAnsi="Wingdings"/>
      </w:rPr>
    </w:lvl>
    <w:lvl w:ilvl="6" w:tplc="FE8A9C98">
      <w:start w:val="1"/>
      <w:numFmt w:val="bullet"/>
      <w:lvlText w:val=""/>
      <w:lvlJc w:val="left"/>
      <w:pPr>
        <w:ind w:left="5040" w:hanging="360"/>
      </w:pPr>
      <w:rPr>
        <w:rFonts w:hint="default" w:ascii="Symbol" w:hAnsi="Symbol"/>
      </w:rPr>
    </w:lvl>
    <w:lvl w:ilvl="7" w:tplc="17DEFCA0">
      <w:start w:val="1"/>
      <w:numFmt w:val="bullet"/>
      <w:lvlText w:val="o"/>
      <w:lvlJc w:val="left"/>
      <w:pPr>
        <w:ind w:left="5760" w:hanging="360"/>
      </w:pPr>
      <w:rPr>
        <w:rFonts w:hint="default" w:ascii="Courier New" w:hAnsi="Courier New"/>
      </w:rPr>
    </w:lvl>
    <w:lvl w:ilvl="8" w:tplc="4E568DE6">
      <w:start w:val="1"/>
      <w:numFmt w:val="bullet"/>
      <w:lvlText w:val=""/>
      <w:lvlJc w:val="left"/>
      <w:pPr>
        <w:ind w:left="6480" w:hanging="360"/>
      </w:pPr>
      <w:rPr>
        <w:rFonts w:hint="default" w:ascii="Wingdings" w:hAnsi="Wingdings"/>
      </w:rPr>
    </w:lvl>
  </w:abstractNum>
  <w:abstractNum w:abstractNumId="8" w15:restartNumberingAfterBreak="0">
    <w:nsid w:val="50CE377A"/>
    <w:multiLevelType w:val="hybridMultilevel"/>
    <w:tmpl w:val="FFFFFFFF"/>
    <w:lvl w:ilvl="0" w:tplc="827EC182">
      <w:start w:val="1"/>
      <w:numFmt w:val="bullet"/>
      <w:lvlText w:val=""/>
      <w:lvlJc w:val="left"/>
      <w:pPr>
        <w:ind w:left="720" w:hanging="360"/>
      </w:pPr>
      <w:rPr>
        <w:rFonts w:hint="default" w:ascii="Symbol" w:hAnsi="Symbol"/>
      </w:rPr>
    </w:lvl>
    <w:lvl w:ilvl="1" w:tplc="0EBCBEBC">
      <w:start w:val="1"/>
      <w:numFmt w:val="bullet"/>
      <w:lvlText w:val="o"/>
      <w:lvlJc w:val="left"/>
      <w:pPr>
        <w:ind w:left="1440" w:hanging="360"/>
      </w:pPr>
      <w:rPr>
        <w:rFonts w:hint="default" w:ascii="Courier New" w:hAnsi="Courier New"/>
      </w:rPr>
    </w:lvl>
    <w:lvl w:ilvl="2" w:tplc="B8F631A4">
      <w:start w:val="1"/>
      <w:numFmt w:val="bullet"/>
      <w:lvlText w:val=""/>
      <w:lvlJc w:val="left"/>
      <w:pPr>
        <w:ind w:left="2160" w:hanging="360"/>
      </w:pPr>
      <w:rPr>
        <w:rFonts w:hint="default" w:ascii="Wingdings" w:hAnsi="Wingdings"/>
      </w:rPr>
    </w:lvl>
    <w:lvl w:ilvl="3" w:tplc="B8DC4F36">
      <w:start w:val="1"/>
      <w:numFmt w:val="bullet"/>
      <w:lvlText w:val=""/>
      <w:lvlJc w:val="left"/>
      <w:pPr>
        <w:ind w:left="2880" w:hanging="360"/>
      </w:pPr>
      <w:rPr>
        <w:rFonts w:hint="default" w:ascii="Symbol" w:hAnsi="Symbol"/>
      </w:rPr>
    </w:lvl>
    <w:lvl w:ilvl="4" w:tplc="1C7C2642">
      <w:start w:val="1"/>
      <w:numFmt w:val="bullet"/>
      <w:lvlText w:val="o"/>
      <w:lvlJc w:val="left"/>
      <w:pPr>
        <w:ind w:left="3600" w:hanging="360"/>
      </w:pPr>
      <w:rPr>
        <w:rFonts w:hint="default" w:ascii="Courier New" w:hAnsi="Courier New"/>
      </w:rPr>
    </w:lvl>
    <w:lvl w:ilvl="5" w:tplc="20E6A0BA">
      <w:start w:val="1"/>
      <w:numFmt w:val="bullet"/>
      <w:lvlText w:val=""/>
      <w:lvlJc w:val="left"/>
      <w:pPr>
        <w:ind w:left="4320" w:hanging="360"/>
      </w:pPr>
      <w:rPr>
        <w:rFonts w:hint="default" w:ascii="Wingdings" w:hAnsi="Wingdings"/>
      </w:rPr>
    </w:lvl>
    <w:lvl w:ilvl="6" w:tplc="6BC4CB94">
      <w:start w:val="1"/>
      <w:numFmt w:val="bullet"/>
      <w:lvlText w:val=""/>
      <w:lvlJc w:val="left"/>
      <w:pPr>
        <w:ind w:left="5040" w:hanging="360"/>
      </w:pPr>
      <w:rPr>
        <w:rFonts w:hint="default" w:ascii="Symbol" w:hAnsi="Symbol"/>
      </w:rPr>
    </w:lvl>
    <w:lvl w:ilvl="7" w:tplc="A7CE3534">
      <w:start w:val="1"/>
      <w:numFmt w:val="bullet"/>
      <w:lvlText w:val="o"/>
      <w:lvlJc w:val="left"/>
      <w:pPr>
        <w:ind w:left="5760" w:hanging="360"/>
      </w:pPr>
      <w:rPr>
        <w:rFonts w:hint="default" w:ascii="Courier New" w:hAnsi="Courier New"/>
      </w:rPr>
    </w:lvl>
    <w:lvl w:ilvl="8" w:tplc="9394317E">
      <w:start w:val="1"/>
      <w:numFmt w:val="bullet"/>
      <w:lvlText w:val=""/>
      <w:lvlJc w:val="left"/>
      <w:pPr>
        <w:ind w:left="6480" w:hanging="360"/>
      </w:pPr>
      <w:rPr>
        <w:rFonts w:hint="default" w:ascii="Wingdings" w:hAnsi="Wingdings"/>
      </w:rPr>
    </w:lvl>
  </w:abstractNum>
  <w:abstractNum w:abstractNumId="9" w15:restartNumberingAfterBreak="0">
    <w:nsid w:val="609A3D70"/>
    <w:multiLevelType w:val="hybridMultilevel"/>
    <w:tmpl w:val="FFFFFFFF"/>
    <w:lvl w:ilvl="0" w:tplc="E18072C4">
      <w:start w:val="1"/>
      <w:numFmt w:val="decimal"/>
      <w:lvlText w:val="%1."/>
      <w:lvlJc w:val="left"/>
      <w:pPr>
        <w:ind w:left="720" w:hanging="360"/>
      </w:pPr>
    </w:lvl>
    <w:lvl w:ilvl="1" w:tplc="6DEA1A62">
      <w:start w:val="1"/>
      <w:numFmt w:val="lowerLetter"/>
      <w:lvlText w:val="%2."/>
      <w:lvlJc w:val="left"/>
      <w:pPr>
        <w:ind w:left="1440" w:hanging="360"/>
      </w:pPr>
    </w:lvl>
    <w:lvl w:ilvl="2" w:tplc="63FE9E36">
      <w:start w:val="1"/>
      <w:numFmt w:val="lowerRoman"/>
      <w:lvlText w:val="%3."/>
      <w:lvlJc w:val="right"/>
      <w:pPr>
        <w:ind w:left="2160" w:hanging="180"/>
      </w:pPr>
    </w:lvl>
    <w:lvl w:ilvl="3" w:tplc="E8F0EE64">
      <w:start w:val="1"/>
      <w:numFmt w:val="decimal"/>
      <w:lvlText w:val="%4."/>
      <w:lvlJc w:val="left"/>
      <w:pPr>
        <w:ind w:left="2880" w:hanging="360"/>
      </w:pPr>
    </w:lvl>
    <w:lvl w:ilvl="4" w:tplc="147C1AFC">
      <w:start w:val="1"/>
      <w:numFmt w:val="lowerLetter"/>
      <w:lvlText w:val="%5."/>
      <w:lvlJc w:val="left"/>
      <w:pPr>
        <w:ind w:left="3600" w:hanging="360"/>
      </w:pPr>
    </w:lvl>
    <w:lvl w:ilvl="5" w:tplc="9A1C8ECE">
      <w:start w:val="1"/>
      <w:numFmt w:val="lowerRoman"/>
      <w:lvlText w:val="%6."/>
      <w:lvlJc w:val="right"/>
      <w:pPr>
        <w:ind w:left="4320" w:hanging="180"/>
      </w:pPr>
    </w:lvl>
    <w:lvl w:ilvl="6" w:tplc="D60AFDDE">
      <w:start w:val="1"/>
      <w:numFmt w:val="decimal"/>
      <w:lvlText w:val="%7."/>
      <w:lvlJc w:val="left"/>
      <w:pPr>
        <w:ind w:left="5040" w:hanging="360"/>
      </w:pPr>
    </w:lvl>
    <w:lvl w:ilvl="7" w:tplc="DBC0DE80">
      <w:start w:val="1"/>
      <w:numFmt w:val="lowerLetter"/>
      <w:lvlText w:val="%8."/>
      <w:lvlJc w:val="left"/>
      <w:pPr>
        <w:ind w:left="5760" w:hanging="360"/>
      </w:pPr>
    </w:lvl>
    <w:lvl w:ilvl="8" w:tplc="7952DF90">
      <w:start w:val="1"/>
      <w:numFmt w:val="lowerRoman"/>
      <w:lvlText w:val="%9."/>
      <w:lvlJc w:val="right"/>
      <w:pPr>
        <w:ind w:left="6480" w:hanging="180"/>
      </w:pPr>
    </w:lvl>
  </w:abstractNum>
  <w:abstractNum w:abstractNumId="10" w15:restartNumberingAfterBreak="0">
    <w:nsid w:val="765141D5"/>
    <w:multiLevelType w:val="hybridMultilevel"/>
    <w:tmpl w:val="16460058"/>
    <w:lvl w:ilvl="0">
      <w:start w:val="1"/>
      <w:numFmt w:val="decimal"/>
      <w:lvlText w:val="%1."/>
      <w:lvlJc w:val="left"/>
      <w:pPr>
        <w:ind w:left="720" w:hanging="360"/>
      </w:pPr>
    </w:lvl>
    <w:lvl w:ilvl="1" w:tplc="EB60633C">
      <w:start w:val="1"/>
      <w:numFmt w:val="lowerLetter"/>
      <w:lvlText w:val="%2."/>
      <w:lvlJc w:val="left"/>
      <w:pPr>
        <w:ind w:left="1440" w:hanging="360"/>
      </w:pPr>
    </w:lvl>
    <w:lvl w:ilvl="2" w:tplc="51EAD45C">
      <w:start w:val="1"/>
      <w:numFmt w:val="lowerRoman"/>
      <w:lvlText w:val="%3."/>
      <w:lvlJc w:val="right"/>
      <w:pPr>
        <w:ind w:left="2160" w:hanging="180"/>
      </w:pPr>
    </w:lvl>
    <w:lvl w:ilvl="3" w:tplc="64B28E76">
      <w:start w:val="1"/>
      <w:numFmt w:val="decimal"/>
      <w:lvlText w:val="%4."/>
      <w:lvlJc w:val="left"/>
      <w:pPr>
        <w:ind w:left="2880" w:hanging="360"/>
      </w:pPr>
    </w:lvl>
    <w:lvl w:ilvl="4" w:tplc="EAFEA228">
      <w:start w:val="1"/>
      <w:numFmt w:val="lowerLetter"/>
      <w:lvlText w:val="%5."/>
      <w:lvlJc w:val="left"/>
      <w:pPr>
        <w:ind w:left="3600" w:hanging="360"/>
      </w:pPr>
    </w:lvl>
    <w:lvl w:ilvl="5" w:tplc="5EE6109E">
      <w:start w:val="1"/>
      <w:numFmt w:val="lowerRoman"/>
      <w:lvlText w:val="%6."/>
      <w:lvlJc w:val="right"/>
      <w:pPr>
        <w:ind w:left="4320" w:hanging="180"/>
      </w:pPr>
    </w:lvl>
    <w:lvl w:ilvl="6" w:tplc="CF8A9702">
      <w:start w:val="1"/>
      <w:numFmt w:val="decimal"/>
      <w:lvlText w:val="%7."/>
      <w:lvlJc w:val="left"/>
      <w:pPr>
        <w:ind w:left="5040" w:hanging="360"/>
      </w:pPr>
    </w:lvl>
    <w:lvl w:ilvl="7" w:tplc="A2341814">
      <w:start w:val="1"/>
      <w:numFmt w:val="lowerLetter"/>
      <w:lvlText w:val="%8."/>
      <w:lvlJc w:val="left"/>
      <w:pPr>
        <w:ind w:left="5760" w:hanging="360"/>
      </w:pPr>
    </w:lvl>
    <w:lvl w:ilvl="8" w:tplc="2CDC63BA">
      <w:start w:val="1"/>
      <w:numFmt w:val="lowerRoman"/>
      <w:lvlText w:val="%9."/>
      <w:lvlJc w:val="right"/>
      <w:pPr>
        <w:ind w:left="6480" w:hanging="180"/>
      </w:pPr>
    </w:lvl>
  </w:abstractNum>
  <w:abstractNum w:abstractNumId="11" w15:restartNumberingAfterBreak="0">
    <w:nsid w:val="7F63D432"/>
    <w:multiLevelType w:val="hybridMultilevel"/>
    <w:tmpl w:val="FFFFFFFF"/>
    <w:lvl w:ilvl="0" w:tplc="EF74DF82">
      <w:start w:val="1"/>
      <w:numFmt w:val="bullet"/>
      <w:lvlText w:val=""/>
      <w:lvlJc w:val="left"/>
      <w:pPr>
        <w:ind w:left="720" w:hanging="360"/>
      </w:pPr>
      <w:rPr>
        <w:rFonts w:hint="default" w:ascii="Symbol" w:hAnsi="Symbol"/>
      </w:rPr>
    </w:lvl>
    <w:lvl w:ilvl="1" w:tplc="3E0E2BAA">
      <w:start w:val="1"/>
      <w:numFmt w:val="bullet"/>
      <w:lvlText w:val="o"/>
      <w:lvlJc w:val="left"/>
      <w:pPr>
        <w:ind w:left="1440" w:hanging="360"/>
      </w:pPr>
      <w:rPr>
        <w:rFonts w:hint="default" w:ascii="Courier New" w:hAnsi="Courier New"/>
      </w:rPr>
    </w:lvl>
    <w:lvl w:ilvl="2" w:tplc="A2F647E6">
      <w:start w:val="1"/>
      <w:numFmt w:val="bullet"/>
      <w:lvlText w:val=""/>
      <w:lvlJc w:val="left"/>
      <w:pPr>
        <w:ind w:left="2160" w:hanging="360"/>
      </w:pPr>
      <w:rPr>
        <w:rFonts w:hint="default" w:ascii="Wingdings" w:hAnsi="Wingdings"/>
      </w:rPr>
    </w:lvl>
    <w:lvl w:ilvl="3" w:tplc="94946838">
      <w:start w:val="1"/>
      <w:numFmt w:val="bullet"/>
      <w:lvlText w:val=""/>
      <w:lvlJc w:val="left"/>
      <w:pPr>
        <w:ind w:left="2880" w:hanging="360"/>
      </w:pPr>
      <w:rPr>
        <w:rFonts w:hint="default" w:ascii="Symbol" w:hAnsi="Symbol"/>
      </w:rPr>
    </w:lvl>
    <w:lvl w:ilvl="4" w:tplc="C8B2EDAA">
      <w:start w:val="1"/>
      <w:numFmt w:val="bullet"/>
      <w:lvlText w:val="o"/>
      <w:lvlJc w:val="left"/>
      <w:pPr>
        <w:ind w:left="3600" w:hanging="360"/>
      </w:pPr>
      <w:rPr>
        <w:rFonts w:hint="default" w:ascii="Courier New" w:hAnsi="Courier New"/>
      </w:rPr>
    </w:lvl>
    <w:lvl w:ilvl="5" w:tplc="23DE79EC">
      <w:start w:val="1"/>
      <w:numFmt w:val="bullet"/>
      <w:lvlText w:val=""/>
      <w:lvlJc w:val="left"/>
      <w:pPr>
        <w:ind w:left="4320" w:hanging="360"/>
      </w:pPr>
      <w:rPr>
        <w:rFonts w:hint="default" w:ascii="Wingdings" w:hAnsi="Wingdings"/>
      </w:rPr>
    </w:lvl>
    <w:lvl w:ilvl="6" w:tplc="E8547234">
      <w:start w:val="1"/>
      <w:numFmt w:val="bullet"/>
      <w:lvlText w:val=""/>
      <w:lvlJc w:val="left"/>
      <w:pPr>
        <w:ind w:left="5040" w:hanging="360"/>
      </w:pPr>
      <w:rPr>
        <w:rFonts w:hint="default" w:ascii="Symbol" w:hAnsi="Symbol"/>
      </w:rPr>
    </w:lvl>
    <w:lvl w:ilvl="7" w:tplc="A7BC4AAE">
      <w:start w:val="1"/>
      <w:numFmt w:val="bullet"/>
      <w:lvlText w:val="o"/>
      <w:lvlJc w:val="left"/>
      <w:pPr>
        <w:ind w:left="5760" w:hanging="360"/>
      </w:pPr>
      <w:rPr>
        <w:rFonts w:hint="default" w:ascii="Courier New" w:hAnsi="Courier New"/>
      </w:rPr>
    </w:lvl>
    <w:lvl w:ilvl="8" w:tplc="47C0F802">
      <w:start w:val="1"/>
      <w:numFmt w:val="bullet"/>
      <w:lvlText w:val=""/>
      <w:lvlJc w:val="left"/>
      <w:pPr>
        <w:ind w:left="6480" w:hanging="360"/>
      </w:pPr>
      <w:rPr>
        <w:rFonts w:hint="default" w:ascii="Wingdings" w:hAnsi="Wingdings"/>
      </w:rPr>
    </w:lvl>
  </w:abstractNum>
  <w:num w:numId="14">
    <w:abstractNumId w:val="13"/>
  </w:num>
  <w:num w:numId="13">
    <w:abstractNumId w:val="12"/>
  </w:num>
  <w:num w:numId="1" w16cid:durableId="1559827874">
    <w:abstractNumId w:val="10"/>
  </w:num>
  <w:num w:numId="2" w16cid:durableId="757214169">
    <w:abstractNumId w:val="6"/>
  </w:num>
  <w:num w:numId="3" w16cid:durableId="1107195088">
    <w:abstractNumId w:val="1"/>
  </w:num>
  <w:num w:numId="4" w16cid:durableId="1409309426">
    <w:abstractNumId w:val="8"/>
  </w:num>
  <w:num w:numId="5" w16cid:durableId="1483233192">
    <w:abstractNumId w:val="4"/>
  </w:num>
  <w:num w:numId="6" w16cid:durableId="1807771164">
    <w:abstractNumId w:val="3"/>
  </w:num>
  <w:num w:numId="7" w16cid:durableId="2029065351">
    <w:abstractNumId w:val="2"/>
  </w:num>
  <w:num w:numId="8" w16cid:durableId="274948136">
    <w:abstractNumId w:val="11"/>
  </w:num>
  <w:num w:numId="9" w16cid:durableId="727606341">
    <w:abstractNumId w:val="9"/>
  </w:num>
  <w:num w:numId="10" w16cid:durableId="781726423">
    <w:abstractNumId w:val="5"/>
  </w:num>
  <w:num w:numId="11" w16cid:durableId="866212964">
    <w:abstractNumId w:val="7"/>
  </w:num>
  <w:num w:numId="12" w16cid:durableId="15748561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rard, Valere">
    <w15:presenceInfo w15:providerId="AD" w15:userId="S::valerepierard@hks.harvard.edu::60041997-9346-497e-ba9b-4ebf120e63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4966DF"/>
    <w:rsid w:val="000100A1"/>
    <w:rsid w:val="000A50E0"/>
    <w:rsid w:val="002478CA"/>
    <w:rsid w:val="003755C8"/>
    <w:rsid w:val="003B32DD"/>
    <w:rsid w:val="00414AEA"/>
    <w:rsid w:val="0045568F"/>
    <w:rsid w:val="00521A81"/>
    <w:rsid w:val="005B6C80"/>
    <w:rsid w:val="009639BB"/>
    <w:rsid w:val="00981997"/>
    <w:rsid w:val="009A62BE"/>
    <w:rsid w:val="00A10CB3"/>
    <w:rsid w:val="00A53A42"/>
    <w:rsid w:val="00A55A24"/>
    <w:rsid w:val="00A71AA1"/>
    <w:rsid w:val="00B171F9"/>
    <w:rsid w:val="00BC5D47"/>
    <w:rsid w:val="00C13698"/>
    <w:rsid w:val="00C145A7"/>
    <w:rsid w:val="00C33436"/>
    <w:rsid w:val="00C924AE"/>
    <w:rsid w:val="00CB2EC2"/>
    <w:rsid w:val="00D224B1"/>
    <w:rsid w:val="00DB7D08"/>
    <w:rsid w:val="00E07D70"/>
    <w:rsid w:val="00EA4596"/>
    <w:rsid w:val="025628AE"/>
    <w:rsid w:val="03300709"/>
    <w:rsid w:val="067839CC"/>
    <w:rsid w:val="0684CAF0"/>
    <w:rsid w:val="083D8734"/>
    <w:rsid w:val="08B5DDCA"/>
    <w:rsid w:val="0C08ABB7"/>
    <w:rsid w:val="0D608DB2"/>
    <w:rsid w:val="0D81A75B"/>
    <w:rsid w:val="0D8211FB"/>
    <w:rsid w:val="104966DF"/>
    <w:rsid w:val="1125FD8D"/>
    <w:rsid w:val="13E5B3E4"/>
    <w:rsid w:val="14CB078B"/>
    <w:rsid w:val="15EA0119"/>
    <w:rsid w:val="16EAA6D5"/>
    <w:rsid w:val="17273ECD"/>
    <w:rsid w:val="176407A0"/>
    <w:rsid w:val="19E6A075"/>
    <w:rsid w:val="1D90F08F"/>
    <w:rsid w:val="20354F8F"/>
    <w:rsid w:val="2173EA14"/>
    <w:rsid w:val="22090AB9"/>
    <w:rsid w:val="24B72FC8"/>
    <w:rsid w:val="257F235D"/>
    <w:rsid w:val="25D4B5E4"/>
    <w:rsid w:val="2620D168"/>
    <w:rsid w:val="29346599"/>
    <w:rsid w:val="2B30043E"/>
    <w:rsid w:val="2F748B41"/>
    <w:rsid w:val="37EEF9B2"/>
    <w:rsid w:val="41656D85"/>
    <w:rsid w:val="45B8439C"/>
    <w:rsid w:val="48D84C03"/>
    <w:rsid w:val="48DDD59A"/>
    <w:rsid w:val="4BCE4568"/>
    <w:rsid w:val="4CBD0DA6"/>
    <w:rsid w:val="4FB4D146"/>
    <w:rsid w:val="510DE898"/>
    <w:rsid w:val="51887460"/>
    <w:rsid w:val="5196DE99"/>
    <w:rsid w:val="5295A5A8"/>
    <w:rsid w:val="53D951FB"/>
    <w:rsid w:val="579A1022"/>
    <w:rsid w:val="5B981EEF"/>
    <w:rsid w:val="5BF093DC"/>
    <w:rsid w:val="5E9459C5"/>
    <w:rsid w:val="5FB39A95"/>
    <w:rsid w:val="60629F25"/>
    <w:rsid w:val="61A6697B"/>
    <w:rsid w:val="6220C882"/>
    <w:rsid w:val="65D2B812"/>
    <w:rsid w:val="673441A7"/>
    <w:rsid w:val="69926448"/>
    <w:rsid w:val="6B3DDCDD"/>
    <w:rsid w:val="6C2932CF"/>
    <w:rsid w:val="6D6E4D22"/>
    <w:rsid w:val="6D710F81"/>
    <w:rsid w:val="71213DFD"/>
    <w:rsid w:val="71567B93"/>
    <w:rsid w:val="716AFA8E"/>
    <w:rsid w:val="72E6306E"/>
    <w:rsid w:val="745B1068"/>
    <w:rsid w:val="750F0C49"/>
    <w:rsid w:val="76593370"/>
    <w:rsid w:val="776A889C"/>
    <w:rsid w:val="793658A1"/>
    <w:rsid w:val="7A8207D1"/>
    <w:rsid w:val="7AA091EF"/>
    <w:rsid w:val="7AB2E4ED"/>
    <w:rsid w:val="7CCBE3DF"/>
    <w:rsid w:val="7DAEF0E5"/>
    <w:rsid w:val="7DD14FCA"/>
    <w:rsid w:val="7E506E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0518"/>
  <w15:chartTrackingRefBased/>
  <w15:docId w15:val="{672F79ED-DCA9-487A-9582-9BED8EA9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B3DDCDD"/>
    <w:pPr>
      <w:ind w:left="720"/>
      <w:contextualSpacing/>
    </w:pPr>
  </w:style>
  <w:style w:type="character" w:styleId="Hyperlink">
    <w:name w:val="Hyperlink"/>
    <w:basedOn w:val="DefaultParagraphFont"/>
    <w:uiPriority w:val="99"/>
    <w:unhideWhenUsed/>
    <w:rsid w:val="6B3DDCDD"/>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5568F"/>
    <w:rPr>
      <w:b/>
      <w:bCs/>
    </w:rPr>
  </w:style>
  <w:style w:type="character" w:styleId="CommentSubjectChar" w:customStyle="1">
    <w:name w:val="Comment Subject Char"/>
    <w:basedOn w:val="CommentTextChar"/>
    <w:link w:val="CommentSubject"/>
    <w:uiPriority w:val="99"/>
    <w:semiHidden/>
    <w:rsid w:val="0045568F"/>
    <w:rPr>
      <w:b/>
      <w:bCs/>
      <w:sz w:val="20"/>
      <w:szCs w:val="20"/>
    </w:rPr>
  </w:style>
  <w:style w:type="paragraph" w:styleId="Revision">
    <w:name w:val="Revision"/>
    <w:hidden/>
    <w:uiPriority w:val="99"/>
    <w:semiHidden/>
    <w:rsid w:val="0045568F"/>
    <w:pPr>
      <w:spacing w:after="0" w:line="240" w:lineRule="auto"/>
    </w:pPr>
  </w:style>
  <w:style w:type="character" w:styleId="UnresolvedMention">
    <w:name w:val="Unresolved Mention"/>
    <w:basedOn w:val="DefaultParagraphFont"/>
    <w:uiPriority w:val="99"/>
    <w:semiHidden/>
    <w:unhideWhenUsed/>
    <w:rsid w:val="0045568F"/>
    <w:rPr>
      <w:color w:val="605E5C"/>
      <w:shd w:val="clear" w:color="auto" w:fill="E1DFDD"/>
    </w:rPr>
  </w:style>
  <w:style w:type="character" w:styleId="FootnoteReference">
    <w:name w:val="footnote reference"/>
    <w:basedOn w:val="DefaultParagraphFont"/>
    <w:uiPriority w:val="99"/>
    <w:semiHidden/>
    <w:unhideWhenUsed/>
    <w:rsid w:val="00BC5D47"/>
    <w:rPr>
      <w:vertAlign w:val="superscript"/>
    </w:rPr>
  </w:style>
  <w:style w:type="paragraph" w:styleId="Header">
    <w:name w:val="header"/>
    <w:basedOn w:val="Normal"/>
    <w:link w:val="HeaderChar"/>
    <w:uiPriority w:val="99"/>
    <w:semiHidden/>
    <w:unhideWhenUsed/>
    <w:rsid w:val="00C1369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C13698"/>
  </w:style>
  <w:style w:type="paragraph" w:styleId="Footer">
    <w:name w:val="footer"/>
    <w:basedOn w:val="Normal"/>
    <w:link w:val="FooterChar"/>
    <w:uiPriority w:val="99"/>
    <w:semiHidden/>
    <w:unhideWhenUsed/>
    <w:rsid w:val="00C1369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C13698"/>
  </w:style>
  <w:style w:type="character" w:styleId="FollowedHyperlink">
    <w:name w:val="FollowedHyperlink"/>
    <w:basedOn w:val="DefaultParagraphFont"/>
    <w:uiPriority w:val="99"/>
    <w:semiHidden/>
    <w:unhideWhenUsed/>
    <w:rsid w:val="00C33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microsoft.com/office/2011/relationships/people" Target="people.xml" Id="rId24" /><Relationship Type="http://schemas.openxmlformats.org/officeDocument/2006/relationships/styles" Target="styles.xml" Id="rId5" /><Relationship Type="http://schemas.openxmlformats.org/officeDocument/2006/relationships/hyperlink" Target="https://doi.org/10.1093/jeea/jvae060" TargetMode="External" Id="rId15" /><Relationship Type="http://schemas.openxmlformats.org/officeDocument/2006/relationships/fontTable" Target="fontTable.xml" Id="rId23"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i.org/10.3386/w34984" TargetMode="External" Id="R753901997b8b490a" /><Relationship Type="http://schemas.openxmlformats.org/officeDocument/2006/relationships/hyperlink" Target="https://www.imf.org/-/media/files/publications/sdn/2024/english/sdnea2024002.pdf" TargetMode="External" Id="R17e097057df3455c" /><Relationship Type="http://schemas.openxmlformats.org/officeDocument/2006/relationships/hyperlink" Target="https://digitaleconomy.stanford.edu/app/uploads/2026/08/Canaries_August2026.pdf" TargetMode="External" Id="R813179429ac54450" /><Relationship Type="http://schemas.openxmlformats.org/officeDocument/2006/relationships/hyperlink" Target="https://doi.org/10.5089/9798229061599.001" TargetMode="External" Id="R0fb7077fcaeb454a" /><Relationship Type="http://schemas.openxmlformats.org/officeDocument/2006/relationships/hyperlink" Target="https://doi.org/10.3386/w34873" TargetMode="External" Id="Re04ca5d4fc654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1CFF85627EEE40BAABC98F8CF8C7FF" ma:contentTypeVersion="10" ma:contentTypeDescription="Create a new document." ma:contentTypeScope="" ma:versionID="bf770998000e58eff442295f3bea7d8f">
  <xsd:schema xmlns:xsd="http://www.w3.org/2001/XMLSchema" xmlns:xs="http://www.w3.org/2001/XMLSchema" xmlns:p="http://schemas.microsoft.com/office/2006/metadata/properties" xmlns:ns2="083fca35-781a-4438-943b-90b611956493" xmlns:ns3="67278884-fe8d-4de5-bc61-b21e242d5ac8" targetNamespace="http://schemas.microsoft.com/office/2006/metadata/properties" ma:root="true" ma:fieldsID="c1015d21121a3a029ad175813e38a349" ns2:_="" ns3:_="">
    <xsd:import namespace="083fca35-781a-4438-943b-90b611956493"/>
    <xsd:import namespace="67278884-fe8d-4de5-bc61-b21e242d5a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fca35-781a-4438-943b-90b611956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278884-fe8d-4de5-bc61-b21e242d5a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b67b79-f200-4db8-b6bf-bf047451bd72}" ma:internalName="TaxCatchAll" ma:showField="CatchAllData" ma:web="67278884-fe8d-4de5-bc61-b21e242d5a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278884-fe8d-4de5-bc61-b21e242d5ac8" xsi:nil="true"/>
    <lcf76f155ced4ddcb4097134ff3c332f xmlns="083fca35-781a-4438-943b-90b6119564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ED082E-95A2-4B5D-A5DE-A2F47B9CD9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fca35-781a-4438-943b-90b611956493"/>
    <ds:schemaRef ds:uri="67278884-fe8d-4de5-bc61-b21e242d5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3922FF-54AC-43E4-80DD-355864BDE117}">
  <ds:schemaRefs>
    <ds:schemaRef ds:uri="http://schemas.microsoft.com/sharepoint/v3/contenttype/forms"/>
  </ds:schemaRefs>
</ds:datastoreItem>
</file>

<file path=customXml/itemProps3.xml><?xml version="1.0" encoding="utf-8"?>
<ds:datastoreItem xmlns:ds="http://schemas.openxmlformats.org/officeDocument/2006/customXml" ds:itemID="{85443364-AA79-43E4-82A3-B363CFBF487C}">
  <ds:schemaRefs>
    <ds:schemaRef ds:uri="http://schemas.microsoft.com/office/2006/metadata/properties"/>
    <ds:schemaRef ds:uri="http://schemas.microsoft.com/office/infopath/2007/PartnerControls"/>
    <ds:schemaRef ds:uri="67278884-fe8d-4de5-bc61-b21e242d5ac8"/>
    <ds:schemaRef ds:uri="083fca35-781a-4438-943b-90b61195649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Berman, Margot</dc:creator>
  <keywords/>
  <dc:description/>
  <lastModifiedBy>Berman, Margot</lastModifiedBy>
  <revision>14</revision>
  <dcterms:created xsi:type="dcterms:W3CDTF">2026-09-28T01:12:00.0000000Z</dcterms:created>
  <dcterms:modified xsi:type="dcterms:W3CDTF">2026-09-29T17:05:33.7555116Z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0x010100411CFF85627EEE40BAABC98F8CF8C7FF</vt:lpwstr>
  </property>
  <property fmtid="{D5CDD505-2E9C-101B-9397-08002B2CF9AE}" pid="3" name="MediaServiceImageTags">
    <vt:lpwstr/>
  </property>
</Properties>
</file>