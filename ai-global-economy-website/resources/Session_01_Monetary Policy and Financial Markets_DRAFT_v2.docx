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7344" w:rsidP="284BED6A" w:rsidRDefault="73A6E85F" w14:paraId="25A7DEA0" w14:textId="7E6F0159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284BED6A">
        <w:rPr>
          <w:rFonts w:ascii="Times New Roman" w:hAnsi="Times New Roman" w:eastAsia="Times New Roman" w:cs="Times New Roman"/>
          <w:b/>
          <w:bCs/>
          <w:color w:val="002060"/>
        </w:rPr>
        <w:t>Session 1: Monetary Policy and Financial Markets</w:t>
      </w:r>
      <w:r w:rsidRPr="284BED6A">
        <w:rPr>
          <w:rFonts w:ascii="Times New Roman" w:hAnsi="Times New Roman" w:eastAsia="Times New Roman" w:cs="Times New Roman"/>
          <w:color w:val="002060"/>
        </w:rPr>
        <w:t xml:space="preserve"> </w:t>
      </w:r>
    </w:p>
    <w:p w:rsidR="00BD7344" w:rsidP="284BED6A" w:rsidRDefault="00BD7344" w14:paraId="7326681D" w14:textId="21C1BA40">
      <w:pPr>
        <w:spacing w:line="240" w:lineRule="auto"/>
        <w:rPr>
          <w:rFonts w:ascii="Times New Roman" w:hAnsi="Times New Roman" w:eastAsia="Times New Roman" w:cs="Times New Roman"/>
          <w:color w:val="002060"/>
        </w:rPr>
      </w:pPr>
    </w:p>
    <w:p w:rsidR="00BD7344" w:rsidP="284BED6A" w:rsidRDefault="73A6E85F" w14:paraId="5A073DD0" w14:textId="7EC19E4F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284BED6A">
        <w:rPr>
          <w:rFonts w:ascii="Times New Roman" w:hAnsi="Times New Roman" w:eastAsia="Times New Roman" w:cs="Times New Roman"/>
          <w:b/>
          <w:bCs/>
          <w:color w:val="002060"/>
          <w:u w:val="single"/>
        </w:rPr>
        <w:t>Background:</w:t>
      </w:r>
      <w:r w:rsidRPr="284BED6A">
        <w:rPr>
          <w:rFonts w:ascii="Times New Roman" w:hAnsi="Times New Roman" w:eastAsia="Times New Roman" w:cs="Times New Roman"/>
          <w:color w:val="002060"/>
        </w:rPr>
        <w:t xml:space="preserve"> Artificial intelligence (AI) poses a profound challenge to monetary </w:t>
      </w:r>
      <w:r w:rsidRPr="284BED6A" w:rsidR="070773F1">
        <w:rPr>
          <w:rFonts w:ascii="Times New Roman" w:hAnsi="Times New Roman" w:eastAsia="Times New Roman" w:cs="Times New Roman"/>
          <w:color w:val="002060"/>
        </w:rPr>
        <w:t>policymaking</w:t>
      </w:r>
      <w:r w:rsidRPr="284BED6A" w:rsidR="0087162D">
        <w:rPr>
          <w:rFonts w:ascii="Times New Roman" w:hAnsi="Times New Roman" w:eastAsia="Times New Roman" w:cs="Times New Roman"/>
          <w:color w:val="002060"/>
        </w:rPr>
        <w:t xml:space="preserve"> and f</w:t>
      </w:r>
      <w:r w:rsidRPr="284BED6A" w:rsidR="0076642A">
        <w:rPr>
          <w:rFonts w:ascii="Times New Roman" w:hAnsi="Times New Roman" w:eastAsia="Times New Roman" w:cs="Times New Roman"/>
          <w:color w:val="002060"/>
        </w:rPr>
        <w:t>in</w:t>
      </w:r>
      <w:r w:rsidRPr="284BED6A" w:rsidR="00B703DB">
        <w:rPr>
          <w:rFonts w:ascii="Times New Roman" w:hAnsi="Times New Roman" w:eastAsia="Times New Roman" w:cs="Times New Roman"/>
          <w:color w:val="002060"/>
        </w:rPr>
        <w:t>ancial s</w:t>
      </w:r>
      <w:r w:rsidRPr="284BED6A" w:rsidR="00597D42">
        <w:rPr>
          <w:rFonts w:ascii="Times New Roman" w:hAnsi="Times New Roman" w:eastAsia="Times New Roman" w:cs="Times New Roman"/>
          <w:color w:val="002060"/>
        </w:rPr>
        <w:t>tability</w:t>
      </w:r>
      <w:r w:rsidRPr="284BED6A">
        <w:rPr>
          <w:rFonts w:ascii="Times New Roman" w:hAnsi="Times New Roman" w:eastAsia="Times New Roman" w:cs="Times New Roman"/>
          <w:color w:val="002060"/>
        </w:rPr>
        <w:t xml:space="preserve">. Recent forecasts published by industrial and academic economists contain scenarios for growth and technological diffusion unprecedented in size and scope. AI may fundamentally alter the </w:t>
      </w:r>
      <w:r w:rsidRPr="284BED6A" w:rsidR="53960E68">
        <w:rPr>
          <w:rFonts w:ascii="Times New Roman" w:hAnsi="Times New Roman" w:eastAsia="Times New Roman" w:cs="Times New Roman"/>
          <w:color w:val="002060"/>
        </w:rPr>
        <w:t>natural benchmarks around which monetary policy is calibrated.</w:t>
      </w:r>
      <w:r w:rsidRPr="284BED6A">
        <w:rPr>
          <w:rFonts w:ascii="Times New Roman" w:hAnsi="Times New Roman" w:eastAsia="Times New Roman" w:cs="Times New Roman"/>
          <w:color w:val="002060"/>
        </w:rPr>
        <w:t xml:space="preserve"> However, in the short term, policymakers are confronting a financial system that has placed large and leveraged bets on a technology whose benefits and costs are uncertain. </w:t>
      </w:r>
      <w:r w:rsidRPr="284BED6A" w:rsidR="3537478E">
        <w:rPr>
          <w:rFonts w:ascii="Times New Roman" w:hAnsi="Times New Roman" w:eastAsia="Times New Roman" w:cs="Times New Roman"/>
          <w:color w:val="002060"/>
        </w:rPr>
        <w:t xml:space="preserve">An additional concern is that balance sheets may not fully capture the investment underpinning AI’s expansion. </w:t>
      </w:r>
      <w:r w:rsidRPr="284BED6A">
        <w:rPr>
          <w:rFonts w:ascii="Times New Roman" w:hAnsi="Times New Roman" w:eastAsia="Times New Roman" w:cs="Times New Roman"/>
          <w:color w:val="002060"/>
        </w:rPr>
        <w:t xml:space="preserve">Perhaps the most formidable challenge for central bankers is navigating the disjuncture between the present financial enthusiasm for AI and the uncertain future economic order that enthusiasm presupposes. </w:t>
      </w:r>
    </w:p>
    <w:p w:rsidR="00BD7344" w:rsidP="284BED6A" w:rsidRDefault="00BD7344" w14:paraId="45AC183D" w14:textId="3E709C2A">
      <w:pPr>
        <w:spacing w:line="240" w:lineRule="auto"/>
        <w:rPr>
          <w:rFonts w:ascii="Times New Roman" w:hAnsi="Times New Roman" w:eastAsia="Times New Roman" w:cs="Times New Roman"/>
          <w:color w:val="002060"/>
        </w:rPr>
      </w:pPr>
    </w:p>
    <w:p w:rsidR="00BD7344" w:rsidP="284BED6A" w:rsidRDefault="000055FD" w14:paraId="44E33122" w14:textId="48AE2C17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2060"/>
          <w:u w:val="single"/>
        </w:rPr>
      </w:pPr>
      <w:r w:rsidRPr="284BED6A">
        <w:rPr>
          <w:rFonts w:ascii="Times New Roman" w:hAnsi="Times New Roman" w:eastAsia="Times New Roman" w:cs="Times New Roman"/>
          <w:b/>
          <w:bCs/>
          <w:color w:val="002060"/>
          <w:u w:val="single"/>
        </w:rPr>
        <w:t>L</w:t>
      </w:r>
      <w:r w:rsidRPr="284BED6A" w:rsidR="001B3099">
        <w:rPr>
          <w:rFonts w:ascii="Times New Roman" w:hAnsi="Times New Roman" w:eastAsia="Times New Roman" w:cs="Times New Roman"/>
          <w:b/>
          <w:bCs/>
          <w:color w:val="002060"/>
          <w:u w:val="single"/>
        </w:rPr>
        <w:t>ead s</w:t>
      </w:r>
      <w:r w:rsidRPr="284BED6A" w:rsidR="009530AA">
        <w:rPr>
          <w:rFonts w:ascii="Times New Roman" w:hAnsi="Times New Roman" w:eastAsia="Times New Roman" w:cs="Times New Roman"/>
          <w:b/>
          <w:bCs/>
          <w:color w:val="002060"/>
          <w:u w:val="single"/>
        </w:rPr>
        <w:t>peakers</w:t>
      </w:r>
      <w:r w:rsidRPr="284BED6A" w:rsidR="73A6E85F">
        <w:rPr>
          <w:rFonts w:ascii="Times New Roman" w:hAnsi="Times New Roman" w:eastAsia="Times New Roman" w:cs="Times New Roman"/>
          <w:b/>
          <w:bCs/>
          <w:color w:val="002060"/>
          <w:u w:val="single"/>
        </w:rPr>
        <w:t>:</w:t>
      </w:r>
    </w:p>
    <w:p w:rsidR="00BD7344" w:rsidP="284BED6A" w:rsidRDefault="73A6E85F" w14:paraId="18DA3C2A" w14:textId="11BA6399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284BED6A">
        <w:rPr>
          <w:rFonts w:ascii="Times New Roman" w:hAnsi="Times New Roman" w:eastAsia="Times New Roman" w:cs="Times New Roman"/>
          <w:color w:val="002060"/>
        </w:rPr>
        <w:t xml:space="preserve">Ben Bernanke, Distinguished Fellow, The Brookings Institution; former Chair of the Federal Reserve Board of Governors </w:t>
      </w:r>
    </w:p>
    <w:p w:rsidR="00BD7344" w:rsidP="284BED6A" w:rsidRDefault="73A6E85F" w14:paraId="3D2DF354" w14:textId="2903FB7F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284BED6A">
        <w:rPr>
          <w:rFonts w:ascii="Times New Roman" w:hAnsi="Times New Roman" w:eastAsia="Times New Roman" w:cs="Times New Roman"/>
          <w:color w:val="002060"/>
        </w:rPr>
        <w:t xml:space="preserve">Andrew Bailey, Governor of the Bank of England and Chair of the Financial Stability Board </w:t>
      </w:r>
    </w:p>
    <w:p w:rsidR="00BD7344" w:rsidP="284BED6A" w:rsidRDefault="73A6E85F" w14:paraId="648A4043" w14:textId="6618F52B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284BED6A">
        <w:rPr>
          <w:rFonts w:ascii="Times New Roman" w:hAnsi="Times New Roman" w:eastAsia="Times New Roman" w:cs="Times New Roman"/>
          <w:color w:val="002060"/>
        </w:rPr>
        <w:t>Kenneth Rogoff, Maurits C. Boas Professor of Economics, Harvard University; former Chief Economist of the IMF</w:t>
      </w:r>
    </w:p>
    <w:p w:rsidR="00154307" w:rsidP="284BED6A" w:rsidRDefault="007738D7" w14:paraId="4EF783B0" w14:textId="0C02CF1A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284BED6A">
        <w:rPr>
          <w:rFonts w:ascii="Times New Roman" w:hAnsi="Times New Roman" w:eastAsia="Times New Roman" w:cs="Times New Roman"/>
          <w:color w:val="002060"/>
        </w:rPr>
        <w:t>Stijn Van Nieuwerburgh, Earle W. Kazis and Benjamin Schore Professor of Real Estate and Professor of Finance at Columbia University’s Graduate School of Business</w:t>
      </w:r>
    </w:p>
    <w:p w:rsidR="00BD7344" w:rsidP="284BED6A" w:rsidRDefault="00BD7344" w14:paraId="0C42CA52" w14:textId="00499A4A">
      <w:pPr>
        <w:spacing w:line="240" w:lineRule="auto"/>
        <w:rPr>
          <w:rFonts w:ascii="Times New Roman" w:hAnsi="Times New Roman" w:eastAsia="Times New Roman" w:cs="Times New Roman"/>
          <w:color w:val="002060"/>
        </w:rPr>
      </w:pPr>
    </w:p>
    <w:p w:rsidR="00BD7344" w:rsidP="284BED6A" w:rsidRDefault="73A6E85F" w14:paraId="2F59BFB8" w14:textId="42430B6F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284BED6A">
        <w:rPr>
          <w:rFonts w:ascii="Times New Roman" w:hAnsi="Times New Roman" w:eastAsia="Times New Roman" w:cs="Times New Roman"/>
          <w:b/>
          <w:bCs/>
          <w:color w:val="002060"/>
          <w:u w:val="single"/>
        </w:rPr>
        <w:t>Focus:</w:t>
      </w:r>
      <w:r w:rsidRPr="284BED6A">
        <w:rPr>
          <w:rFonts w:ascii="Times New Roman" w:hAnsi="Times New Roman" w:eastAsia="Times New Roman" w:cs="Times New Roman"/>
          <w:color w:val="002060"/>
        </w:rPr>
        <w:t xml:space="preserve"> The discussions would focus on the following questions</w:t>
      </w:r>
      <w:ins w:author="Pierard, Valere" w:date="2026-09-29T08:57:00Z" w16du:dateUtc="2026-09-29T12:57:00Z" w:id="0">
        <w:r w:rsidR="00BE1381">
          <w:rPr>
            <w:rStyle w:val="FootnoteReference"/>
            <w:rFonts w:ascii="Times New Roman" w:hAnsi="Times New Roman" w:eastAsia="Times New Roman" w:cs="Times New Roman"/>
            <w:color w:val="002060"/>
          </w:rPr>
          <w:footnoteReference w:id="1"/>
        </w:r>
      </w:ins>
      <w:r w:rsidRPr="284BED6A">
        <w:rPr>
          <w:rFonts w:ascii="Times New Roman" w:hAnsi="Times New Roman" w:eastAsia="Times New Roman" w:cs="Times New Roman"/>
          <w:color w:val="002060"/>
        </w:rPr>
        <w:t>:</w:t>
      </w:r>
    </w:p>
    <w:p w:rsidR="00BD7344" w:rsidP="284BED6A" w:rsidRDefault="73A6E85F" w14:paraId="66AC6195" w14:textId="2D8667C2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284BED6A">
        <w:rPr>
          <w:rFonts w:ascii="Times New Roman" w:hAnsi="Times New Roman" w:eastAsia="Times New Roman" w:cs="Times New Roman"/>
          <w:color w:val="002060"/>
        </w:rPr>
        <w:t>(1) What factors are materially relevant to the likelihood and severity of an AI-driven financial market correction?</w:t>
      </w:r>
    </w:p>
    <w:p w:rsidR="00BD7344" w:rsidP="284BED6A" w:rsidRDefault="73A6E85F" w14:paraId="60C81A7B" w14:textId="2FD50468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284BED6A">
        <w:rPr>
          <w:rFonts w:ascii="Times New Roman" w:hAnsi="Times New Roman" w:eastAsia="Times New Roman" w:cs="Times New Roman"/>
          <w:color w:val="002060"/>
        </w:rPr>
        <w:t>Through what channels could a correction spread across the financial system</w:t>
      </w:r>
      <w:r w:rsidRPr="284BED6A" w:rsidR="24FFAF77">
        <w:rPr>
          <w:rFonts w:ascii="Times New Roman" w:hAnsi="Times New Roman" w:eastAsia="Times New Roman" w:cs="Times New Roman"/>
          <w:color w:val="002060"/>
        </w:rPr>
        <w:t>, considering high global exposure to US equity markets</w:t>
      </w:r>
      <w:r w:rsidRPr="284BED6A" w:rsidR="512FBB83">
        <w:rPr>
          <w:rFonts w:ascii="Times New Roman" w:hAnsi="Times New Roman" w:eastAsia="Times New Roman" w:cs="Times New Roman"/>
          <w:color w:val="002060"/>
        </w:rPr>
        <w:t xml:space="preserve"> as well as significant off-balance sheet financing of AI-related investment</w:t>
      </w:r>
      <w:r w:rsidRPr="284BED6A">
        <w:rPr>
          <w:rFonts w:ascii="Times New Roman" w:hAnsi="Times New Roman" w:eastAsia="Times New Roman" w:cs="Times New Roman"/>
          <w:color w:val="002060"/>
        </w:rPr>
        <w:t xml:space="preserve">? </w:t>
      </w:r>
    </w:p>
    <w:p w:rsidR="00BD7344" w:rsidP="284BED6A" w:rsidRDefault="73A6E85F" w14:paraId="29445E96" w14:textId="12AB0A59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284BED6A">
        <w:rPr>
          <w:rFonts w:ascii="Times New Roman" w:hAnsi="Times New Roman" w:eastAsia="Times New Roman" w:cs="Times New Roman"/>
          <w:color w:val="002060"/>
        </w:rPr>
        <w:t>Would the existing central banking playbook be sufficient to address such an event, or might the nature of the underlying risks require a different policy response?</w:t>
      </w:r>
    </w:p>
    <w:p w:rsidR="00BD7344" w:rsidP="284BED6A" w:rsidRDefault="73A6E85F" w14:paraId="2E923BDF" w14:textId="64EB5603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102CEFD6">
        <w:rPr>
          <w:rFonts w:ascii="Times New Roman" w:hAnsi="Times New Roman" w:eastAsia="Times New Roman" w:cs="Times New Roman"/>
          <w:color w:val="002060"/>
        </w:rPr>
        <w:t xml:space="preserve">(2) What challenges will central banks face </w:t>
      </w:r>
      <w:r w:rsidRPr="102CEFD6" w:rsidR="00F77CF3">
        <w:rPr>
          <w:rFonts w:ascii="Times New Roman" w:hAnsi="Times New Roman" w:eastAsia="Times New Roman" w:cs="Times New Roman"/>
          <w:color w:val="002060"/>
        </w:rPr>
        <w:t xml:space="preserve">globally </w:t>
      </w:r>
      <w:r w:rsidRPr="102CEFD6">
        <w:rPr>
          <w:rFonts w:ascii="Times New Roman" w:hAnsi="Times New Roman" w:eastAsia="Times New Roman" w:cs="Times New Roman"/>
          <w:color w:val="002060"/>
        </w:rPr>
        <w:t xml:space="preserve">in navigating the transition between AI </w:t>
      </w:r>
      <w:r w:rsidRPr="102CEFD6" w:rsidR="00F77CF3">
        <w:rPr>
          <w:rFonts w:ascii="Times New Roman" w:hAnsi="Times New Roman" w:eastAsia="Times New Roman" w:cs="Times New Roman"/>
          <w:color w:val="002060"/>
        </w:rPr>
        <w:t xml:space="preserve">buildout financing </w:t>
      </w:r>
      <w:r w:rsidRPr="102CEFD6">
        <w:rPr>
          <w:rFonts w:ascii="Times New Roman" w:hAnsi="Times New Roman" w:eastAsia="Times New Roman" w:cs="Times New Roman"/>
          <w:color w:val="002060"/>
        </w:rPr>
        <w:t>and longer-term economic consequences?</w:t>
      </w:r>
    </w:p>
    <w:p w:rsidR="00BD7344" w:rsidP="78EA42B2" w:rsidRDefault="73A6E85F" w14:paraId="296A0E61" w14:textId="2BA2465C">
      <w:pPr>
        <w:pStyle w:val="Normal"/>
        <w:shd w:val="clear" w:color="auto" w:fill="FFFFFF" w:themeFill="background1"/>
        <w:spacing w:after="0" w:line="240" w:lineRule="auto"/>
        <w:ind w:left="0"/>
        <w:rPr>
          <w:rFonts w:ascii="Times New Roman" w:hAnsi="Times New Roman" w:eastAsia="Times New Roman" w:cs="Times New Roman"/>
          <w:color w:val="002060"/>
        </w:rPr>
      </w:pPr>
      <w:r w:rsidRPr="78EA42B2" w:rsidR="73A6E85F">
        <w:rPr>
          <w:rFonts w:ascii="Times New Roman" w:hAnsi="Times New Roman" w:eastAsia="Times New Roman" w:cs="Times New Roman"/>
          <w:color w:val="002060"/>
        </w:rPr>
        <w:t>(3)</w:t>
      </w:r>
      <w:r w:rsidRPr="78EA42B2" w:rsidR="00F153C3">
        <w:rPr>
          <w:rFonts w:ascii="Times New Roman" w:hAnsi="Times New Roman" w:eastAsia="Times New Roman" w:cs="Times New Roman"/>
          <w:color w:val="002060"/>
        </w:rPr>
        <w:t xml:space="preserve"> How should the monetary policy toolkit be redesigned in the age of </w:t>
      </w:r>
      <w:r w:rsidRPr="78EA42B2" w:rsidR="00F153C3">
        <w:rPr>
          <w:rFonts w:ascii="Times New Roman" w:hAnsi="Times New Roman" w:eastAsia="Times New Roman" w:cs="Times New Roman"/>
          <w:color w:val="002060"/>
        </w:rPr>
        <w:t xml:space="preserve">transformative </w:t>
      </w:r>
      <w:r w:rsidRPr="78EA42B2" w:rsidR="00F153C3">
        <w:rPr>
          <w:rFonts w:ascii="Times New Roman" w:hAnsi="Times New Roman" w:eastAsia="Times New Roman" w:cs="Times New Roman"/>
          <w:color w:val="002060"/>
        </w:rPr>
        <w:t>AI?</w:t>
      </w:r>
    </w:p>
    <w:p w:rsidR="00BD7344" w:rsidP="78EA42B2" w:rsidRDefault="00F153C3" w14:paraId="46B0C67E" w14:textId="4FC0C385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78EA42B2" w:rsidR="00F153C3">
        <w:rPr>
          <w:rFonts w:ascii="Times New Roman" w:hAnsi="Times New Roman" w:eastAsia="Times New Roman" w:cs="Times New Roman"/>
          <w:color w:val="002060"/>
        </w:rPr>
        <w:t xml:space="preserve"> </w:t>
      </w:r>
      <w:r w:rsidRPr="78EA42B2" w:rsidR="1966FBA5">
        <w:rPr>
          <w:rFonts w:ascii="Times New Roman" w:hAnsi="Times New Roman" w:eastAsia="Times New Roman" w:cs="Times New Roman"/>
          <w:color w:val="002060"/>
        </w:rPr>
        <w:t>What should central banks preserve, and what might they need to rethink, as AI reshapes the global economy?</w:t>
      </w:r>
    </w:p>
    <w:p w:rsidR="00BD7344" w:rsidP="284BED6A" w:rsidRDefault="00BD7344" w14:paraId="5B075237" w14:textId="41EC9F94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00BD7344" w:rsidP="284BED6A" w:rsidRDefault="73A6E85F" w14:paraId="53369370" w14:textId="2E101AC5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102CEFD6">
        <w:rPr>
          <w:rFonts w:ascii="Times New Roman" w:hAnsi="Times New Roman" w:eastAsia="Times New Roman" w:cs="Times New Roman"/>
          <w:b/>
          <w:bCs/>
          <w:color w:val="002060"/>
          <w:u w:val="single"/>
        </w:rPr>
        <w:t>Outcomes:</w:t>
      </w:r>
      <w:r w:rsidRPr="102CEFD6">
        <w:rPr>
          <w:rFonts w:ascii="Times New Roman" w:hAnsi="Times New Roman" w:eastAsia="Times New Roman" w:cs="Times New Roman"/>
          <w:color w:val="002060"/>
        </w:rPr>
        <w:t xml:space="preserve"> (1) A clearer judgment of the near-term financial </w:t>
      </w:r>
      <w:r w:rsidRPr="102CEFD6" w:rsidR="0017506D">
        <w:rPr>
          <w:rFonts w:ascii="Times New Roman" w:hAnsi="Times New Roman" w:eastAsia="Times New Roman" w:cs="Times New Roman"/>
          <w:color w:val="002060"/>
        </w:rPr>
        <w:t>r</w:t>
      </w:r>
      <w:r w:rsidRPr="102CEFD6" w:rsidR="003C4B44">
        <w:rPr>
          <w:rFonts w:ascii="Times New Roman" w:hAnsi="Times New Roman" w:eastAsia="Times New Roman" w:cs="Times New Roman"/>
          <w:color w:val="002060"/>
        </w:rPr>
        <w:t>isks</w:t>
      </w:r>
      <w:r w:rsidRPr="102CEFD6" w:rsidR="0017506D">
        <w:rPr>
          <w:rFonts w:ascii="Times New Roman" w:hAnsi="Times New Roman" w:eastAsia="Times New Roman" w:cs="Times New Roman"/>
          <w:color w:val="002060"/>
        </w:rPr>
        <w:t xml:space="preserve"> </w:t>
      </w:r>
      <w:r w:rsidRPr="102CEFD6">
        <w:rPr>
          <w:rFonts w:ascii="Times New Roman" w:hAnsi="Times New Roman" w:eastAsia="Times New Roman" w:cs="Times New Roman"/>
          <w:color w:val="002060"/>
        </w:rPr>
        <w:t>that AI could impose on capital markets and the broader financial system. (2) A shared view of the potential vulnerability points that AI may place on the monetary policy toolkit</w:t>
      </w:r>
      <w:r w:rsidRPr="102CEFD6" w:rsidR="00F153C3">
        <w:rPr>
          <w:rFonts w:ascii="Times New Roman" w:hAnsi="Times New Roman" w:eastAsia="Times New Roman" w:cs="Times New Roman"/>
          <w:color w:val="002060"/>
        </w:rPr>
        <w:t xml:space="preserve"> and how it may need to evolve</w:t>
      </w:r>
      <w:r w:rsidRPr="102CEFD6">
        <w:rPr>
          <w:rFonts w:ascii="Times New Roman" w:hAnsi="Times New Roman" w:eastAsia="Times New Roman" w:cs="Times New Roman"/>
          <w:color w:val="002060"/>
        </w:rPr>
        <w:t>.</w:t>
      </w:r>
    </w:p>
    <w:p w:rsidR="00BD7344" w:rsidP="284BED6A" w:rsidRDefault="00BD7344" w14:paraId="3A296C99" w14:textId="546D836A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78EA42B2" w:rsidP="78EA42B2" w:rsidRDefault="78EA42B2" w14:paraId="74BF4202" w14:textId="5D96918E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78EA42B2" w:rsidP="78EA42B2" w:rsidRDefault="78EA42B2" w14:paraId="6B333E68" w14:textId="63C83E7B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2A026762" w:rsidP="284BED6A" w:rsidRDefault="2A026762" w14:paraId="71399510" w14:textId="3D63FAC8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00BD7344" w:rsidP="102CEFD6" w:rsidRDefault="73A6E85F" w14:paraId="4B2C8F18" w14:textId="5AE66A0F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/>
          <w:bCs/>
          <w:color w:val="002060"/>
        </w:rPr>
      </w:pPr>
      <w:r w:rsidRPr="102CEFD6">
        <w:rPr>
          <w:rFonts w:ascii="Times New Roman" w:hAnsi="Times New Roman" w:eastAsia="Times New Roman" w:cs="Times New Roman"/>
          <w:b/>
          <w:bCs/>
          <w:color w:val="002060"/>
        </w:rPr>
        <w:t xml:space="preserve">Recent </w:t>
      </w:r>
      <w:commentRangeStart w:id="12"/>
      <w:r w:rsidRPr="102CEFD6">
        <w:rPr>
          <w:rFonts w:ascii="Times New Roman" w:hAnsi="Times New Roman" w:eastAsia="Times New Roman" w:cs="Times New Roman"/>
          <w:b/>
          <w:bCs/>
          <w:color w:val="002060"/>
        </w:rPr>
        <w:t xml:space="preserve">Literature </w:t>
      </w:r>
      <w:commentRangeEnd w:id="12"/>
      <w:r w:rsidRPr="102CEFD6">
        <w:rPr>
          <w:rStyle w:val="CommentReference"/>
          <w:rFonts w:ascii="Times New Roman" w:hAnsi="Times New Roman" w:eastAsia="Times New Roman" w:cs="Times New Roman"/>
          <w:b/>
          <w:bCs/>
          <w:color w:val="002060"/>
          <w:sz w:val="24"/>
          <w:szCs w:val="24"/>
        </w:rPr>
        <w:commentReference w:id="12"/>
      </w:r>
      <w:r w:rsidRPr="102CEFD6">
        <w:rPr>
          <w:rFonts w:ascii="Times New Roman" w:hAnsi="Times New Roman" w:eastAsia="Times New Roman" w:cs="Times New Roman"/>
          <w:b/>
          <w:bCs/>
          <w:color w:val="002060"/>
        </w:rPr>
        <w:t>and Insights:</w:t>
      </w:r>
    </w:p>
    <w:p w:rsidR="00BD7344" w:rsidP="284BED6A" w:rsidRDefault="00BD7344" w14:paraId="616B4C65" w14:textId="00A40BAE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00BD7344" w:rsidP="284BED6A" w:rsidRDefault="73A6E85F" w14:paraId="5122DB4E" w14:textId="3830FDF8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284BED6A">
        <w:rPr>
          <w:rFonts w:ascii="Times New Roman" w:hAnsi="Times New Roman" w:eastAsia="Times New Roman" w:cs="Times New Roman"/>
          <w:color w:val="002060"/>
        </w:rPr>
        <w:t xml:space="preserve">By participants: </w:t>
      </w:r>
    </w:p>
    <w:p w:rsidR="00BD7344" w:rsidP="284BED6A" w:rsidRDefault="73A6E85F" w14:paraId="0D343C29" w14:textId="2A79A843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0" w:line="240" w:lineRule="auto"/>
        <w:rPr>
          <w:rFonts w:ascii="Times New Roman" w:hAnsi="Times New Roman" w:eastAsia="Times New Roman" w:cs="Times New Roman"/>
          <w:color w:val="002060"/>
        </w:rPr>
      </w:pPr>
      <w:r w:rsidRPr="102CEFD6">
        <w:rPr>
          <w:rFonts w:ascii="Times New Roman" w:hAnsi="Times New Roman" w:eastAsia="Times New Roman" w:cs="Times New Roman"/>
          <w:color w:val="002060"/>
        </w:rPr>
        <w:t>Bailey, Andrew. “Chair’s Letter to G20 Finance Ministers and Central Bank Governors.” Financial Stability Board, August 28, 2026.</w:t>
      </w:r>
      <w:hyperlink r:id="rId14">
        <w:r w:rsidRPr="102CEFD6">
          <w:rPr>
            <w:rStyle w:val="Hyperlink"/>
            <w:rFonts w:ascii="Times New Roman" w:hAnsi="Times New Roman" w:eastAsia="Times New Roman" w:cs="Times New Roman"/>
            <w:color w:val="002060"/>
            <w:u w:val="none"/>
          </w:rPr>
          <w:t xml:space="preserve"> https://www.fsb.org/uploads/P310826.pdf</w:t>
        </w:r>
      </w:hyperlink>
      <w:r w:rsidRPr="102CEFD6">
        <w:rPr>
          <w:rFonts w:ascii="Times New Roman" w:hAnsi="Times New Roman" w:eastAsia="Times New Roman" w:cs="Times New Roman"/>
          <w:color w:val="002060"/>
        </w:rPr>
        <w:t>.</w:t>
      </w:r>
    </w:p>
    <w:p w:rsidR="00BD7344" w:rsidP="284BED6A" w:rsidRDefault="73A6E85F" w14:paraId="6C53CE9D" w14:textId="403C930A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102CEFD6">
        <w:rPr>
          <w:rFonts w:ascii="Times New Roman" w:hAnsi="Times New Roman" w:eastAsia="Times New Roman" w:cs="Times New Roman"/>
          <w:color w:val="002060"/>
        </w:rPr>
        <w:t xml:space="preserve">Rogoff, Kenneth. “The AI Growth Paradox: Why High Productivity Could Still Lead to a Crash.” </w:t>
      </w:r>
      <w:r w:rsidRPr="102CEFD6">
        <w:rPr>
          <w:rFonts w:ascii="Times New Roman" w:hAnsi="Times New Roman" w:eastAsia="Times New Roman" w:cs="Times New Roman"/>
          <w:i/>
          <w:iCs/>
          <w:color w:val="002060"/>
        </w:rPr>
        <w:t>Foreign Affairs</w:t>
      </w:r>
      <w:r w:rsidRPr="102CEFD6">
        <w:rPr>
          <w:rFonts w:ascii="Times New Roman" w:hAnsi="Times New Roman" w:eastAsia="Times New Roman" w:cs="Times New Roman"/>
          <w:color w:val="002060"/>
        </w:rPr>
        <w:t>, August 2026.</w:t>
      </w:r>
      <w:r w:rsidRPr="102CEFD6" w:rsidR="2C62B70B">
        <w:rPr>
          <w:rFonts w:ascii="Times New Roman" w:hAnsi="Times New Roman" w:eastAsia="Times New Roman" w:cs="Times New Roman"/>
          <w:color w:val="002060"/>
        </w:rPr>
        <w:t xml:space="preserve"> https://www.foreignaffairs.com/united-states/ai-growth-paradox</w:t>
      </w:r>
    </w:p>
    <w:p w:rsidR="00BD7344" w:rsidP="284BED6A" w:rsidRDefault="73A6E85F" w14:paraId="2AD535F0" w14:textId="0D317D60">
      <w:pPr>
        <w:pStyle w:val="ListParagraph"/>
        <w:numPr>
          <w:ilvl w:val="0"/>
          <w:numId w:val="3"/>
        </w:numPr>
        <w:shd w:val="clear" w:color="auto" w:fill="FFFFFF" w:themeFill="background1"/>
        <w:spacing w:after="240" w:line="240" w:lineRule="auto"/>
        <w:rPr>
          <w:rFonts w:ascii="Times New Roman" w:hAnsi="Times New Roman" w:eastAsia="Times New Roman" w:cs="Times New Roman"/>
          <w:color w:val="002060"/>
        </w:rPr>
      </w:pPr>
      <w:r w:rsidRPr="78EA42B2" w:rsidR="73A6E85F">
        <w:rPr>
          <w:rFonts w:ascii="Times New Roman" w:hAnsi="Times New Roman" w:eastAsia="Times New Roman" w:cs="Times New Roman"/>
          <w:color w:val="002060"/>
        </w:rPr>
        <w:t>Bailey, Andrew. “Can AI Make Cutlery?” Bank of England, May 21, 2026.</w:t>
      </w:r>
      <w:hyperlink r:id="Rd60eb570b63a4725">
        <w:r w:rsidRPr="78EA42B2" w:rsidR="73A6E85F">
          <w:rPr>
            <w:rStyle w:val="Hyperlink"/>
            <w:rFonts w:ascii="Times New Roman" w:hAnsi="Times New Roman" w:eastAsia="Times New Roman" w:cs="Times New Roman"/>
            <w:color w:val="002060"/>
            <w:u w:val="none"/>
          </w:rPr>
          <w:t xml:space="preserve"> https://www.bankofengland.co.uk/speech/2026/may/andrew-bailey-speech-at-cutlers-feast-sheffield</w:t>
        </w:r>
      </w:hyperlink>
      <w:r w:rsidRPr="78EA42B2" w:rsidR="73A6E85F">
        <w:rPr>
          <w:rFonts w:ascii="Times New Roman" w:hAnsi="Times New Roman" w:eastAsia="Times New Roman" w:cs="Times New Roman"/>
          <w:color w:val="002060"/>
        </w:rPr>
        <w:t>.</w:t>
      </w:r>
    </w:p>
    <w:p w:rsidRPr="00F153C3" w:rsidR="00F153C3" w:rsidP="00F153C3" w:rsidRDefault="00F153C3" w14:paraId="2865CF95" w14:textId="2804CA9B">
      <w:pPr>
        <w:pStyle w:val="ListParagraph"/>
        <w:numPr>
          <w:ilvl w:val="0"/>
          <w:numId w:val="3"/>
        </w:numPr>
        <w:shd w:val="clear" w:color="auto" w:fill="FFFFFF" w:themeFill="background1"/>
        <w:spacing w:after="240" w:line="240" w:lineRule="auto"/>
        <w:rPr>
          <w:rFonts w:ascii="Times New Roman" w:hAnsi="Times New Roman" w:eastAsia="Times New Roman" w:cs="Times New Roman"/>
          <w:color w:val="002060"/>
          <w:rPrChange w:author="" w16du:dateUtc="2026-09-29T13:13:00Z" w:id="19">
            <w:rPr/>
          </w:rPrChange>
        </w:rPr>
      </w:pPr>
      <w:r w:rsidRPr="102CEFD6">
        <w:rPr>
          <w:rFonts w:ascii="Times New Roman" w:hAnsi="Times New Roman" w:eastAsia="Times New Roman" w:cs="Times New Roman"/>
          <w:color w:val="002060"/>
        </w:rPr>
        <w:t xml:space="preserve">Van Nieuwerburgh, Stijn, Financing the AI Buildout (September 23, 2026). forthcoming in the Brookings Papers of Economic Activity, Fall 2026,  </w:t>
      </w:r>
      <w:hyperlink r:id="rId15">
        <w:r w:rsidRPr="102CEFD6">
          <w:rPr>
            <w:rStyle w:val="Hyperlink"/>
            <w:rFonts w:ascii="Times New Roman" w:hAnsi="Times New Roman" w:eastAsia="Times New Roman" w:cs="Times New Roman"/>
            <w:color w:val="002060"/>
          </w:rPr>
          <w:t>https://papers.ssrn.com/sol3/papers.cfm?abstract_id=6444363</w:t>
        </w:r>
      </w:hyperlink>
    </w:p>
    <w:p w:rsidR="00BD7344" w:rsidP="284BED6A" w:rsidRDefault="73A6E85F" w14:paraId="7656DEF0" w14:textId="145EEE98">
      <w:pPr>
        <w:pStyle w:val="Heading4"/>
        <w:shd w:val="clear" w:color="auto" w:fill="FFFFFF" w:themeFill="background1"/>
        <w:spacing w:before="240" w:line="240" w:lineRule="auto"/>
        <w:rPr>
          <w:rFonts w:ascii="Times New Roman" w:hAnsi="Times New Roman" w:eastAsia="Times New Roman" w:cs="Times New Roman"/>
          <w:b/>
          <w:bCs/>
          <w:i w:val="0"/>
          <w:iCs w:val="0"/>
          <w:color w:val="002060"/>
        </w:rPr>
      </w:pPr>
      <w:r w:rsidRPr="284BED6A">
        <w:rPr>
          <w:rFonts w:ascii="Times New Roman" w:hAnsi="Times New Roman" w:eastAsia="Times New Roman" w:cs="Times New Roman"/>
          <w:b/>
          <w:bCs/>
          <w:i w:val="0"/>
          <w:iCs w:val="0"/>
          <w:color w:val="002060"/>
        </w:rPr>
        <w:t>By Other Authors</w:t>
      </w:r>
    </w:p>
    <w:p w:rsidR="00BD7344" w:rsidP="284BED6A" w:rsidRDefault="73A6E85F" w14:paraId="17370FB0" w14:textId="5EB98C04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after="0" w:line="240" w:lineRule="auto"/>
        <w:rPr>
          <w:rFonts w:ascii="Times New Roman" w:hAnsi="Times New Roman" w:eastAsia="Times New Roman" w:cs="Times New Roman"/>
          <w:color w:val="002060"/>
        </w:rPr>
      </w:pPr>
      <w:r w:rsidRPr="284BED6A">
        <w:rPr>
          <w:rFonts w:ascii="Times New Roman" w:hAnsi="Times New Roman" w:eastAsia="Times New Roman" w:cs="Times New Roman"/>
          <w:color w:val="002060"/>
        </w:rPr>
        <w:t xml:space="preserve">Lenzu, Simone. “Artificial Intelligence and Monetary Policy: A Framework and Perspective on Cyclical Transmission, Structural Transition, and Financial Stability.” </w:t>
      </w:r>
      <w:r w:rsidRPr="284BED6A">
        <w:rPr>
          <w:rFonts w:ascii="Times New Roman" w:hAnsi="Times New Roman" w:eastAsia="Times New Roman" w:cs="Times New Roman"/>
          <w:i/>
          <w:iCs/>
          <w:color w:val="002060"/>
        </w:rPr>
        <w:t>Federal Reserve Bank of New York Staff Reports</w:t>
      </w:r>
      <w:r w:rsidRPr="284BED6A">
        <w:rPr>
          <w:rFonts w:ascii="Times New Roman" w:hAnsi="Times New Roman" w:eastAsia="Times New Roman" w:cs="Times New Roman"/>
          <w:color w:val="002060"/>
        </w:rPr>
        <w:t>, no. 1192, April 2026.</w:t>
      </w:r>
      <w:hyperlink r:id="rId16">
        <w:r w:rsidRPr="284BED6A">
          <w:rPr>
            <w:rStyle w:val="Hyperlink"/>
            <w:rFonts w:ascii="Times New Roman" w:hAnsi="Times New Roman" w:eastAsia="Times New Roman" w:cs="Times New Roman"/>
            <w:color w:val="002060"/>
            <w:u w:val="none"/>
          </w:rPr>
          <w:t xml:space="preserve"> https://doi.org/10.59576/sr.1192</w:t>
        </w:r>
      </w:hyperlink>
      <w:r w:rsidRPr="284BED6A">
        <w:rPr>
          <w:rFonts w:ascii="Times New Roman" w:hAnsi="Times New Roman" w:eastAsia="Times New Roman" w:cs="Times New Roman"/>
          <w:color w:val="002060"/>
        </w:rPr>
        <w:t>.</w:t>
      </w:r>
    </w:p>
    <w:p w:rsidR="00BD7344" w:rsidP="102CEFD6" w:rsidRDefault="73A6E85F" w14:paraId="752008F7" w14:textId="20E32010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102CEFD6">
        <w:rPr>
          <w:rFonts w:ascii="Times New Roman" w:hAnsi="Times New Roman" w:eastAsia="Times New Roman" w:cs="Times New Roman"/>
          <w:color w:val="002060"/>
        </w:rPr>
        <w:t xml:space="preserve">Brault, Joshua, Maryam Haghighi, and Jing Yang. 2026. “Monetary Policy in an AI-Driven Two-Speed Economy.” </w:t>
      </w:r>
      <w:r w:rsidRPr="102CEFD6">
        <w:rPr>
          <w:rFonts w:ascii="Times New Roman" w:hAnsi="Times New Roman" w:eastAsia="Times New Roman" w:cs="Times New Roman"/>
          <w:i/>
          <w:iCs/>
          <w:color w:val="002060"/>
        </w:rPr>
        <w:t>Bank of Canada Staff Working Paper</w:t>
      </w:r>
      <w:r w:rsidRPr="102CEFD6">
        <w:rPr>
          <w:rFonts w:ascii="Times New Roman" w:hAnsi="Times New Roman" w:eastAsia="Times New Roman" w:cs="Times New Roman"/>
          <w:color w:val="002060"/>
        </w:rPr>
        <w:t xml:space="preserve"> 2026-27. </w:t>
      </w:r>
      <w:hyperlink r:id="rId17">
        <w:r w:rsidRPr="102CEFD6">
          <w:rPr>
            <w:rStyle w:val="Hyperlink"/>
            <w:rFonts w:ascii="Times New Roman" w:hAnsi="Times New Roman" w:eastAsia="Times New Roman" w:cs="Times New Roman"/>
            <w:color w:val="002060"/>
            <w:u w:val="none"/>
          </w:rPr>
          <w:t>https://www.bankofcanada.ca/wp-content/uploads/2026/07/swp2026-27.pdf</w:t>
        </w:r>
      </w:hyperlink>
    </w:p>
    <w:p w:rsidR="73A6E85F" w:rsidP="102CEFD6" w:rsidRDefault="73A6E85F" w14:paraId="6ACAE149" w14:textId="1D8FDE83">
      <w:pPr>
        <w:numPr>
          <w:ilvl w:val="0"/>
          <w:numId w:val="5"/>
        </w:numPr>
        <w:shd w:val="clear" w:color="auto" w:fill="FFFFFF" w:themeFill="background1"/>
        <w:spacing w:after="0" w:line="240" w:lineRule="auto"/>
      </w:pPr>
      <w:r w:rsidRPr="102CEFD6">
        <w:rPr>
          <w:rFonts w:ascii="Times New Roman" w:hAnsi="Times New Roman" w:eastAsia="Times New Roman" w:cs="Times New Roman"/>
          <w:color w:val="002060"/>
        </w:rPr>
        <w:t>Fornaro, L. and Wolf, M.: 2026, Macroeconomic policies for AI, Working paper, CREI</w:t>
      </w:r>
      <w:r w:rsidRPr="102CEFD6" w:rsidR="211D07D3">
        <w:rPr>
          <w:rFonts w:ascii="Times New Roman" w:hAnsi="Times New Roman" w:eastAsia="Times New Roman" w:cs="Times New Roman"/>
          <w:color w:val="002060"/>
        </w:rPr>
        <w:t xml:space="preserve">, </w:t>
      </w:r>
      <w:r w:rsidRPr="102CEFD6" w:rsidR="47632586">
        <w:rPr>
          <w:rFonts w:ascii="Times New Roman" w:hAnsi="Times New Roman" w:eastAsia="Times New Roman" w:cs="Times New Roman"/>
          <w:color w:val="002060"/>
        </w:rPr>
        <w:t>https://econ-papers.upf.edu/papers/1943.pdf</w:t>
      </w:r>
    </w:p>
    <w:p w:rsidR="0BE43931" w:rsidP="102CEFD6" w:rsidRDefault="0BE43931" w14:paraId="17EFA3F8" w14:textId="69DEA80C">
      <w:pPr>
        <w:numPr>
          <w:ilvl w:val="0"/>
          <w:numId w:val="5"/>
        </w:numPr>
        <w:shd w:val="clear" w:color="auto" w:fill="FFFFFF" w:themeFill="background1"/>
        <w:spacing w:after="240" w:line="240" w:lineRule="auto"/>
        <w:rPr>
          <w:rFonts w:ascii="Times New Roman" w:hAnsi="Times New Roman" w:eastAsia="Times New Roman" w:cs="Times New Roman"/>
          <w:color w:val="002060"/>
        </w:rPr>
      </w:pPr>
      <w:r w:rsidRPr="102CEFD6">
        <w:rPr>
          <w:rFonts w:ascii="Times New Roman" w:hAnsi="Times New Roman" w:eastAsia="Times New Roman" w:cs="Times New Roman"/>
          <w:color w:val="002060"/>
        </w:rPr>
        <w:t>Bank for International Settlements. “Progress and Peril.” Annual Economic Report 2026, June 28, 2026.https://www.bis.org/publications/aer-2026/progress-peril</w:t>
      </w:r>
    </w:p>
    <w:p w:rsidR="284BED6A" w:rsidP="284BED6A" w:rsidRDefault="284BED6A" w14:paraId="12622315" w14:textId="2E21FB3D">
      <w:pPr>
        <w:pStyle w:val="ListParagraph"/>
        <w:shd w:val="clear" w:color="auto" w:fill="FFFFFF" w:themeFill="background1"/>
        <w:spacing w:after="240" w:line="240" w:lineRule="auto"/>
        <w:rPr>
          <w:rFonts w:ascii="Times New Roman" w:hAnsi="Times New Roman" w:eastAsia="Times New Roman" w:cs="Times New Roman"/>
          <w:color w:val="002060"/>
        </w:rPr>
      </w:pPr>
    </w:p>
    <w:p w:rsidR="00BD7344" w:rsidP="284BED6A" w:rsidRDefault="00BD7344" w14:paraId="459F9A29" w14:textId="0EFD8492">
      <w:pPr>
        <w:shd w:val="clear" w:color="auto" w:fill="FFFFFF" w:themeFill="background1"/>
        <w:spacing w:after="0"/>
        <w:rPr>
          <w:rFonts w:ascii="Times New Roman" w:hAnsi="Times New Roman" w:eastAsia="Times New Roman" w:cs="Times New Roman"/>
          <w:color w:val="002060"/>
        </w:rPr>
      </w:pPr>
    </w:p>
    <w:p w:rsidR="00BD7344" w:rsidP="0AEC471A" w:rsidRDefault="00BD7344" w14:paraId="30D3FFC3" w14:textId="26FA3F21">
      <w:pPr>
        <w:shd w:val="clear" w:color="auto" w:fill="FFFFFF" w:themeFill="background1"/>
        <w:spacing w:after="0"/>
      </w:pPr>
    </w:p>
    <w:p w:rsidR="00BD7344" w:rsidRDefault="00BD7344" w14:paraId="11D32D71" w14:textId="76C114F6"/>
    <w:p w:rsidR="00BD7344" w:rsidRDefault="00BD7344" w14:paraId="2C078E63" w14:textId="2ED8329D"/>
    <w:sectPr w:rsidR="00BD734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VP" w:author="Pierard, Valere" w:date="2026-09-29T09:20:00Z" w:id="12">
    <w:p w:rsidR="00B02FE9" w:rsidP="00B02FE9" w:rsidRDefault="00B02FE9" w14:paraId="72798D7C" w14:textId="77777777">
      <w:pPr>
        <w:pStyle w:val="CommentText"/>
      </w:pPr>
      <w:r>
        <w:rPr>
          <w:rStyle w:val="CommentReference"/>
        </w:rPr>
        <w:annotationRef/>
      </w:r>
      <w:r>
        <w:t xml:space="preserve">I am expecting Gita will want the link of each piece to ease their tasks. Could you add them for each reference? Otherwier the list is great.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2798D7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9553FE8" w16cex:dateUtc="2026-09-29T13:2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2798D7C" w16cid:durableId="69553FE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25D8" w:rsidP="00BE1381" w:rsidRDefault="00AD25D8" w14:paraId="3B13E486" w14:textId="77777777">
      <w:pPr>
        <w:spacing w:after="0" w:line="240" w:lineRule="auto"/>
      </w:pPr>
      <w:r>
        <w:separator/>
      </w:r>
    </w:p>
  </w:endnote>
  <w:endnote w:type="continuationSeparator" w:id="0">
    <w:p w:rsidR="00AD25D8" w:rsidP="00BE1381" w:rsidRDefault="00AD25D8" w14:paraId="080F71F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25D8" w:rsidP="00BE1381" w:rsidRDefault="00AD25D8" w14:paraId="77E400E0" w14:textId="77777777">
      <w:pPr>
        <w:spacing w:after="0" w:line="240" w:lineRule="auto"/>
      </w:pPr>
      <w:r>
        <w:separator/>
      </w:r>
    </w:p>
  </w:footnote>
  <w:footnote w:type="continuationSeparator" w:id="0">
    <w:p w:rsidR="00AD25D8" w:rsidP="00BE1381" w:rsidRDefault="00AD25D8" w14:paraId="58EB5FDB" w14:textId="77777777">
      <w:pPr>
        <w:spacing w:after="0" w:line="240" w:lineRule="auto"/>
      </w:pPr>
      <w:r>
        <w:continuationSeparator/>
      </w:r>
    </w:p>
  </w:footnote>
  <w:footnote w:id="1">
    <w:p w:rsidR="00BE1381" w:rsidRDefault="00BE1381" w14:paraId="211A7386" w14:textId="47580A8C">
      <w:pPr>
        <w:spacing w:after="0" w:line="240" w:lineRule="auto"/>
        <w:pPrChange w:author="Pierard, Valere" w:date="2026-09-29T08:59:00Z" w16du:dateUtc="2026-09-29T12:59:00Z" w:id="1">
          <w:pPr>
            <w:pStyle w:val="FootnoteText"/>
          </w:pPr>
        </w:pPrChange>
      </w:pPr>
      <w:ins w:author="Pierard, Valere" w:date="2026-09-29T08:57:00Z" w16du:dateUtc="2026-09-29T12:57:00Z" w:id="2">
        <w:r>
          <w:rPr>
            <w:rStyle w:val="FootnoteReference"/>
          </w:rPr>
          <w:footnoteRef/>
        </w:r>
      </w:ins>
      <w:r>
        <w:t xml:space="preserve"> </w:t>
      </w:r>
      <w:r w:rsidRPr="00661087" w:rsidR="00661087">
        <w:rPr>
          <w:rFonts w:ascii="Times New Roman" w:hAnsi="Times New Roman" w:eastAsia="Times New Roman" w:cs="Times New Roman"/>
          <w:color w:val="002060"/>
          <w:sz w:val="20"/>
          <w:szCs w:val="20"/>
        </w:rPr>
        <w:t>The questions below are illustrative and intended to help speakers and participants frame the discussion; they are not exhaustive.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6D26"/>
    <w:multiLevelType w:val="hybridMultilevel"/>
    <w:tmpl w:val="FFFFFFFF"/>
    <w:lvl w:ilvl="0" w:tplc="A43E4B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6215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BAF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3E58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744E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507C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CAE1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F801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7E21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F31C75"/>
    <w:multiLevelType w:val="hybridMultilevel"/>
    <w:tmpl w:val="FFFFFFFF"/>
    <w:lvl w:ilvl="0" w:tplc="72C0A2A2">
      <w:start w:val="1"/>
      <w:numFmt w:val="decimal"/>
      <w:lvlText w:val="%1."/>
      <w:lvlJc w:val="left"/>
      <w:pPr>
        <w:ind w:left="720" w:hanging="360"/>
      </w:pPr>
    </w:lvl>
    <w:lvl w:ilvl="1" w:tplc="AAE83790">
      <w:start w:val="1"/>
      <w:numFmt w:val="lowerLetter"/>
      <w:lvlText w:val="%2."/>
      <w:lvlJc w:val="left"/>
      <w:pPr>
        <w:ind w:left="1440" w:hanging="360"/>
      </w:pPr>
    </w:lvl>
    <w:lvl w:ilvl="2" w:tplc="EF4E41C8">
      <w:start w:val="1"/>
      <w:numFmt w:val="lowerRoman"/>
      <w:lvlText w:val="%3."/>
      <w:lvlJc w:val="right"/>
      <w:pPr>
        <w:ind w:left="2160" w:hanging="180"/>
      </w:pPr>
    </w:lvl>
    <w:lvl w:ilvl="3" w:tplc="05F87310">
      <w:start w:val="1"/>
      <w:numFmt w:val="decimal"/>
      <w:lvlText w:val="%4."/>
      <w:lvlJc w:val="left"/>
      <w:pPr>
        <w:ind w:left="2880" w:hanging="360"/>
      </w:pPr>
    </w:lvl>
    <w:lvl w:ilvl="4" w:tplc="C20867D8">
      <w:start w:val="1"/>
      <w:numFmt w:val="lowerLetter"/>
      <w:lvlText w:val="%5."/>
      <w:lvlJc w:val="left"/>
      <w:pPr>
        <w:ind w:left="3600" w:hanging="360"/>
      </w:pPr>
    </w:lvl>
    <w:lvl w:ilvl="5" w:tplc="4A1A1778">
      <w:start w:val="1"/>
      <w:numFmt w:val="lowerRoman"/>
      <w:lvlText w:val="%6."/>
      <w:lvlJc w:val="right"/>
      <w:pPr>
        <w:ind w:left="4320" w:hanging="180"/>
      </w:pPr>
    </w:lvl>
    <w:lvl w:ilvl="6" w:tplc="98EC0440">
      <w:start w:val="1"/>
      <w:numFmt w:val="decimal"/>
      <w:lvlText w:val="%7."/>
      <w:lvlJc w:val="left"/>
      <w:pPr>
        <w:ind w:left="5040" w:hanging="360"/>
      </w:pPr>
    </w:lvl>
    <w:lvl w:ilvl="7" w:tplc="441EC054">
      <w:start w:val="1"/>
      <w:numFmt w:val="lowerLetter"/>
      <w:lvlText w:val="%8."/>
      <w:lvlJc w:val="left"/>
      <w:pPr>
        <w:ind w:left="5760" w:hanging="360"/>
      </w:pPr>
    </w:lvl>
    <w:lvl w:ilvl="8" w:tplc="EE1E7E2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7924A"/>
    <w:multiLevelType w:val="hybridMultilevel"/>
    <w:tmpl w:val="052A7C0E"/>
    <w:lvl w:ilvl="0" w:tplc="824408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4A99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2251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62F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2C13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389F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F049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A274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24A7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E00A286"/>
    <w:multiLevelType w:val="hybridMultilevel"/>
    <w:tmpl w:val="FFFFFFFF"/>
    <w:lvl w:ilvl="0" w:tplc="E4007C82">
      <w:start w:val="1"/>
      <w:numFmt w:val="decimal"/>
      <w:lvlText w:val="%1."/>
      <w:lvlJc w:val="left"/>
      <w:pPr>
        <w:ind w:left="720" w:hanging="360"/>
      </w:pPr>
    </w:lvl>
    <w:lvl w:ilvl="1" w:tplc="033C896E">
      <w:start w:val="1"/>
      <w:numFmt w:val="lowerLetter"/>
      <w:lvlText w:val="%2."/>
      <w:lvlJc w:val="left"/>
      <w:pPr>
        <w:ind w:left="1440" w:hanging="360"/>
      </w:pPr>
    </w:lvl>
    <w:lvl w:ilvl="2" w:tplc="B09A797C">
      <w:start w:val="1"/>
      <w:numFmt w:val="lowerRoman"/>
      <w:lvlText w:val="%3."/>
      <w:lvlJc w:val="right"/>
      <w:pPr>
        <w:ind w:left="2160" w:hanging="180"/>
      </w:pPr>
    </w:lvl>
    <w:lvl w:ilvl="3" w:tplc="FB9AD498">
      <w:start w:val="1"/>
      <w:numFmt w:val="decimal"/>
      <w:lvlText w:val="%4."/>
      <w:lvlJc w:val="left"/>
      <w:pPr>
        <w:ind w:left="2880" w:hanging="360"/>
      </w:pPr>
    </w:lvl>
    <w:lvl w:ilvl="4" w:tplc="693217A8">
      <w:start w:val="1"/>
      <w:numFmt w:val="lowerLetter"/>
      <w:lvlText w:val="%5."/>
      <w:lvlJc w:val="left"/>
      <w:pPr>
        <w:ind w:left="3600" w:hanging="360"/>
      </w:pPr>
    </w:lvl>
    <w:lvl w:ilvl="5" w:tplc="EE1EA67E">
      <w:start w:val="1"/>
      <w:numFmt w:val="lowerRoman"/>
      <w:lvlText w:val="%6."/>
      <w:lvlJc w:val="right"/>
      <w:pPr>
        <w:ind w:left="4320" w:hanging="180"/>
      </w:pPr>
    </w:lvl>
    <w:lvl w:ilvl="6" w:tplc="A1106D38">
      <w:start w:val="1"/>
      <w:numFmt w:val="decimal"/>
      <w:lvlText w:val="%7."/>
      <w:lvlJc w:val="left"/>
      <w:pPr>
        <w:ind w:left="5040" w:hanging="360"/>
      </w:pPr>
    </w:lvl>
    <w:lvl w:ilvl="7" w:tplc="85FA3100">
      <w:start w:val="1"/>
      <w:numFmt w:val="lowerLetter"/>
      <w:lvlText w:val="%8."/>
      <w:lvlJc w:val="left"/>
      <w:pPr>
        <w:ind w:left="5760" w:hanging="360"/>
      </w:pPr>
    </w:lvl>
    <w:lvl w:ilvl="8" w:tplc="1A102DA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12AB2"/>
    <w:multiLevelType w:val="hybridMultilevel"/>
    <w:tmpl w:val="FFFFFFFF"/>
    <w:lvl w:ilvl="0" w:tplc="EFE4B8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4832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9274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C258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182B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D0B3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EAAF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A43E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E841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48290835">
    <w:abstractNumId w:val="2"/>
  </w:num>
  <w:num w:numId="2" w16cid:durableId="1004012054">
    <w:abstractNumId w:val="0"/>
  </w:num>
  <w:num w:numId="3" w16cid:durableId="1580556361">
    <w:abstractNumId w:val="1"/>
  </w:num>
  <w:num w:numId="4" w16cid:durableId="1767770441">
    <w:abstractNumId w:val="4"/>
  </w:num>
  <w:num w:numId="5" w16cid:durableId="935749110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ierard, Valere">
    <w15:presenceInfo w15:providerId="AD" w15:userId="S::valerepierard@hks.harvard.edu::60041997-9346-497e-ba9b-4ebf120e63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4B6CBE"/>
    <w:rsid w:val="000055FD"/>
    <w:rsid w:val="0008477D"/>
    <w:rsid w:val="00084C9C"/>
    <w:rsid w:val="00091449"/>
    <w:rsid w:val="000A4E4C"/>
    <w:rsid w:val="000C1335"/>
    <w:rsid w:val="000E200B"/>
    <w:rsid w:val="00120DAE"/>
    <w:rsid w:val="00151E90"/>
    <w:rsid w:val="00154307"/>
    <w:rsid w:val="0017506D"/>
    <w:rsid w:val="001948E7"/>
    <w:rsid w:val="001A3EFC"/>
    <w:rsid w:val="001A5C16"/>
    <w:rsid w:val="001B3099"/>
    <w:rsid w:val="00273270"/>
    <w:rsid w:val="0028655F"/>
    <w:rsid w:val="002C10BB"/>
    <w:rsid w:val="002D62FC"/>
    <w:rsid w:val="00326932"/>
    <w:rsid w:val="00346F5F"/>
    <w:rsid w:val="00360C61"/>
    <w:rsid w:val="00363978"/>
    <w:rsid w:val="003A1E3B"/>
    <w:rsid w:val="003C4B44"/>
    <w:rsid w:val="003F3092"/>
    <w:rsid w:val="00426A45"/>
    <w:rsid w:val="00471AF2"/>
    <w:rsid w:val="00482708"/>
    <w:rsid w:val="004B4AA4"/>
    <w:rsid w:val="004F67FF"/>
    <w:rsid w:val="004F723A"/>
    <w:rsid w:val="005055D1"/>
    <w:rsid w:val="005375F8"/>
    <w:rsid w:val="00556EC3"/>
    <w:rsid w:val="00566AA0"/>
    <w:rsid w:val="0058491B"/>
    <w:rsid w:val="00597D42"/>
    <w:rsid w:val="005A1F43"/>
    <w:rsid w:val="005D4998"/>
    <w:rsid w:val="006346BA"/>
    <w:rsid w:val="00635369"/>
    <w:rsid w:val="006531C5"/>
    <w:rsid w:val="00661087"/>
    <w:rsid w:val="00682157"/>
    <w:rsid w:val="00683394"/>
    <w:rsid w:val="006D69B8"/>
    <w:rsid w:val="006F21D3"/>
    <w:rsid w:val="007002CD"/>
    <w:rsid w:val="00706330"/>
    <w:rsid w:val="007404EA"/>
    <w:rsid w:val="0076642A"/>
    <w:rsid w:val="0077091F"/>
    <w:rsid w:val="00770B28"/>
    <w:rsid w:val="00772B7E"/>
    <w:rsid w:val="007738D7"/>
    <w:rsid w:val="007F1D37"/>
    <w:rsid w:val="007F662F"/>
    <w:rsid w:val="007F723C"/>
    <w:rsid w:val="008167D2"/>
    <w:rsid w:val="0087162D"/>
    <w:rsid w:val="008758D6"/>
    <w:rsid w:val="008A15DA"/>
    <w:rsid w:val="008B1E86"/>
    <w:rsid w:val="008E36B6"/>
    <w:rsid w:val="00901F5C"/>
    <w:rsid w:val="00914413"/>
    <w:rsid w:val="00945F2E"/>
    <w:rsid w:val="009530AA"/>
    <w:rsid w:val="0096605D"/>
    <w:rsid w:val="00971053"/>
    <w:rsid w:val="00991218"/>
    <w:rsid w:val="009B2562"/>
    <w:rsid w:val="009E0791"/>
    <w:rsid w:val="009E1C89"/>
    <w:rsid w:val="00A034D6"/>
    <w:rsid w:val="00AA00C6"/>
    <w:rsid w:val="00AA1846"/>
    <w:rsid w:val="00AB051B"/>
    <w:rsid w:val="00AC0B29"/>
    <w:rsid w:val="00AD25D8"/>
    <w:rsid w:val="00AF09F1"/>
    <w:rsid w:val="00AF7D42"/>
    <w:rsid w:val="00B02FE9"/>
    <w:rsid w:val="00B3482D"/>
    <w:rsid w:val="00B5449E"/>
    <w:rsid w:val="00B703DB"/>
    <w:rsid w:val="00BD7344"/>
    <w:rsid w:val="00BE1381"/>
    <w:rsid w:val="00BE63C3"/>
    <w:rsid w:val="00C020B4"/>
    <w:rsid w:val="00C15162"/>
    <w:rsid w:val="00C27F4F"/>
    <w:rsid w:val="00C339E4"/>
    <w:rsid w:val="00C61CBE"/>
    <w:rsid w:val="00C7716E"/>
    <w:rsid w:val="00CD2F24"/>
    <w:rsid w:val="00CD67A3"/>
    <w:rsid w:val="00D246FD"/>
    <w:rsid w:val="00D650B3"/>
    <w:rsid w:val="00E1590F"/>
    <w:rsid w:val="00E20ABF"/>
    <w:rsid w:val="00E45F51"/>
    <w:rsid w:val="00E64567"/>
    <w:rsid w:val="00EA156F"/>
    <w:rsid w:val="00EC7641"/>
    <w:rsid w:val="00ED18EF"/>
    <w:rsid w:val="00EE3E48"/>
    <w:rsid w:val="00F153C3"/>
    <w:rsid w:val="00F2180B"/>
    <w:rsid w:val="00F71EEC"/>
    <w:rsid w:val="00F77CF3"/>
    <w:rsid w:val="00FD148B"/>
    <w:rsid w:val="070773F1"/>
    <w:rsid w:val="0897A441"/>
    <w:rsid w:val="09667FF8"/>
    <w:rsid w:val="0AEC471A"/>
    <w:rsid w:val="0B5C5783"/>
    <w:rsid w:val="0BE43931"/>
    <w:rsid w:val="0BEF3AEB"/>
    <w:rsid w:val="0C7C6532"/>
    <w:rsid w:val="0CD41B80"/>
    <w:rsid w:val="102CEFD6"/>
    <w:rsid w:val="10A84885"/>
    <w:rsid w:val="12F896AE"/>
    <w:rsid w:val="156EBBFF"/>
    <w:rsid w:val="15A614D7"/>
    <w:rsid w:val="16B9CB11"/>
    <w:rsid w:val="18A86C32"/>
    <w:rsid w:val="18F770E3"/>
    <w:rsid w:val="1966FBA5"/>
    <w:rsid w:val="1A307596"/>
    <w:rsid w:val="1A67DA9E"/>
    <w:rsid w:val="1B5CC966"/>
    <w:rsid w:val="1D340266"/>
    <w:rsid w:val="20296B28"/>
    <w:rsid w:val="211D07D3"/>
    <w:rsid w:val="2438C068"/>
    <w:rsid w:val="24FFAF77"/>
    <w:rsid w:val="254B6CBE"/>
    <w:rsid w:val="2849EA70"/>
    <w:rsid w:val="284BED6A"/>
    <w:rsid w:val="2A026762"/>
    <w:rsid w:val="2C55835F"/>
    <w:rsid w:val="2C62B70B"/>
    <w:rsid w:val="2D3A2599"/>
    <w:rsid w:val="2D9307D1"/>
    <w:rsid w:val="2FFEB859"/>
    <w:rsid w:val="30EB637F"/>
    <w:rsid w:val="3198A145"/>
    <w:rsid w:val="330589A6"/>
    <w:rsid w:val="3446F3EC"/>
    <w:rsid w:val="3537478E"/>
    <w:rsid w:val="36FC7A0B"/>
    <w:rsid w:val="3881B0E5"/>
    <w:rsid w:val="3905A6EC"/>
    <w:rsid w:val="3B70CBE2"/>
    <w:rsid w:val="3D499339"/>
    <w:rsid w:val="3D60F9CF"/>
    <w:rsid w:val="3EFAD237"/>
    <w:rsid w:val="3F6334FB"/>
    <w:rsid w:val="406E818B"/>
    <w:rsid w:val="4512FB79"/>
    <w:rsid w:val="47632586"/>
    <w:rsid w:val="488F48BF"/>
    <w:rsid w:val="4BC88770"/>
    <w:rsid w:val="4DFF916C"/>
    <w:rsid w:val="4EDAECEA"/>
    <w:rsid w:val="512FBB83"/>
    <w:rsid w:val="532D3CBE"/>
    <w:rsid w:val="53960E68"/>
    <w:rsid w:val="54CEFB9B"/>
    <w:rsid w:val="5530B5F9"/>
    <w:rsid w:val="56945F0A"/>
    <w:rsid w:val="5A803EC7"/>
    <w:rsid w:val="5E193173"/>
    <w:rsid w:val="5E3A2BB6"/>
    <w:rsid w:val="638784B0"/>
    <w:rsid w:val="6669BAC3"/>
    <w:rsid w:val="67641D49"/>
    <w:rsid w:val="69344AEF"/>
    <w:rsid w:val="6BCCC939"/>
    <w:rsid w:val="731876DE"/>
    <w:rsid w:val="73A6E85F"/>
    <w:rsid w:val="74D6D976"/>
    <w:rsid w:val="76790EE1"/>
    <w:rsid w:val="78DE6367"/>
    <w:rsid w:val="78EA42B2"/>
    <w:rsid w:val="7AF01FA5"/>
    <w:rsid w:val="7B2AB982"/>
    <w:rsid w:val="7DC2CBED"/>
    <w:rsid w:val="7E415D2A"/>
    <w:rsid w:val="7E4E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1EA4"/>
  <w15:chartTrackingRefBased/>
  <w15:docId w15:val="{1FE5D7B6-E5DE-416B-9BF7-BC5C60B6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Revision">
    <w:name w:val="Revision"/>
    <w:hidden/>
    <w:uiPriority w:val="99"/>
    <w:semiHidden/>
    <w:rsid w:val="001A5C1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26A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6A4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26A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6A4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26A45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26A45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E138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BE138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E1381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D650B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650B3"/>
  </w:style>
  <w:style w:type="paragraph" w:styleId="Footer">
    <w:name w:val="footer"/>
    <w:basedOn w:val="Normal"/>
    <w:link w:val="FooterChar"/>
    <w:uiPriority w:val="99"/>
    <w:semiHidden/>
    <w:unhideWhenUsed/>
    <w:rsid w:val="00D650B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65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hyperlink" Target="https://www.bankofcanada.ca/wp-content/uploads/2026/07/swp2026-27.pdf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doi.org/10.59576/sr.1192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hyperlink" Target="https://papers.ssrn.com/sol3/papers.cfm?abstract_id=6444363" TargetMode="External" Id="rId15" /><Relationship Type="http://schemas.openxmlformats.org/officeDocument/2006/relationships/comments" Target="comments.xml" Id="rId10" /><Relationship Type="http://schemas.microsoft.com/office/2011/relationships/people" Target="peop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fsb.org/uploads/P310826.pdf" TargetMode="External" Id="rId14" /><Relationship Type="http://schemas.openxmlformats.org/officeDocument/2006/relationships/hyperlink" Target="https://www.bankofengland.co.uk/speech/2026/may/andrew-bailey-speech-at-cutlers-feast-sheffield" TargetMode="External" Id="Rd60eb570b63a472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78884-fe8d-4de5-bc61-b21e242d5ac8" xsi:nil="true"/>
    <lcf76f155ced4ddcb4097134ff3c332f xmlns="083fca35-781a-4438-943b-90b6119564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1CFF85627EEE40BAABC98F8CF8C7FF" ma:contentTypeVersion="10" ma:contentTypeDescription="Create a new document." ma:contentTypeScope="" ma:versionID="bf770998000e58eff442295f3bea7d8f">
  <xsd:schema xmlns:xsd="http://www.w3.org/2001/XMLSchema" xmlns:xs="http://www.w3.org/2001/XMLSchema" xmlns:p="http://schemas.microsoft.com/office/2006/metadata/properties" xmlns:ns2="083fca35-781a-4438-943b-90b611956493" xmlns:ns3="67278884-fe8d-4de5-bc61-b21e242d5ac8" targetNamespace="http://schemas.microsoft.com/office/2006/metadata/properties" ma:root="true" ma:fieldsID="c1015d21121a3a029ad175813e38a349" ns2:_="" ns3:_="">
    <xsd:import namespace="083fca35-781a-4438-943b-90b611956493"/>
    <xsd:import namespace="67278884-fe8d-4de5-bc61-b21e242d5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fca35-781a-4438-943b-90b6119564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78884-fe8d-4de5-bc61-b21e242d5ac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b67b79-f200-4db8-b6bf-bf047451bd72}" ma:internalName="TaxCatchAll" ma:showField="CatchAllData" ma:web="67278884-fe8d-4de5-bc61-b21e242d5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CF3817-7F75-4FA2-BE25-1AF7430CC78B}">
  <ds:schemaRefs>
    <ds:schemaRef ds:uri="http://schemas.microsoft.com/office/2006/metadata/properties"/>
    <ds:schemaRef ds:uri="http://schemas.microsoft.com/office/infopath/2007/PartnerControls"/>
    <ds:schemaRef ds:uri="67278884-fe8d-4de5-bc61-b21e242d5ac8"/>
    <ds:schemaRef ds:uri="083fca35-781a-4438-943b-90b611956493"/>
  </ds:schemaRefs>
</ds:datastoreItem>
</file>

<file path=customXml/itemProps2.xml><?xml version="1.0" encoding="utf-8"?>
<ds:datastoreItem xmlns:ds="http://schemas.openxmlformats.org/officeDocument/2006/customXml" ds:itemID="{726008FC-3F96-4AC4-9B84-F3AA88174F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3fca35-781a-4438-943b-90b611956493"/>
    <ds:schemaRef ds:uri="67278884-fe8d-4de5-bc61-b21e242d5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A41098-97D9-474A-A41C-94B79600C5D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Berman, Margot</dc:creator>
  <keywords/>
  <dc:description/>
  <lastModifiedBy>Berman, Margot</lastModifiedBy>
  <revision>18</revision>
  <dcterms:created xsi:type="dcterms:W3CDTF">2026-09-25T19:56:00.0000000Z</dcterms:created>
  <dcterms:modified xsi:type="dcterms:W3CDTF">2026-09-29T15:48:43.7883933Z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0x010100411CFF85627EEE40BAABC98F8CF8C7FF</vt:lpwstr>
  </property>
  <property fmtid="{D5CDD505-2E9C-101B-9397-08002B2CF9AE}" pid="3" name="MediaServiceImageTags">
    <vt:lpwstr/>
  </property>
</Properties>
</file>